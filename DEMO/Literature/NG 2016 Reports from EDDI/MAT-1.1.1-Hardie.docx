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3A0B" w:rsidRPr="002C4112" w:rsidRDefault="00553A0B">
      <w:pPr>
        <w:rPr>
          <w:sz w:val="12"/>
          <w:szCs w:val="12"/>
        </w:rPr>
      </w:pPr>
    </w:p>
    <w:tbl>
      <w:tblPr>
        <w:tblW w:w="6891" w:type="dxa"/>
        <w:jc w:val="center"/>
        <w:tblInd w:w="-1744"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638"/>
        <w:gridCol w:w="2410"/>
        <w:gridCol w:w="1843"/>
      </w:tblGrid>
      <w:tr w:rsidR="00553A0B" w:rsidRPr="00CE361B" w:rsidTr="00CE361B">
        <w:trPr>
          <w:jc w:val="center"/>
        </w:trPr>
        <w:tc>
          <w:tcPr>
            <w:tcW w:w="2638" w:type="dxa"/>
            <w:shd w:val="clear" w:color="auto" w:fill="auto"/>
          </w:tcPr>
          <w:p w:rsidR="00553A0B" w:rsidRPr="00CE361B" w:rsidRDefault="000A2DEE" w:rsidP="00CE361B">
            <w:pPr>
              <w:spacing w:after="0" w:line="240" w:lineRule="auto"/>
              <w:rPr>
                <w:b/>
                <w:i/>
              </w:rPr>
            </w:pPr>
            <w:r w:rsidRPr="00CE361B">
              <w:rPr>
                <w:b/>
              </w:rPr>
              <w:t xml:space="preserve">Report </w:t>
            </w:r>
            <w:r w:rsidR="00553A0B" w:rsidRPr="00CE361B">
              <w:rPr>
                <w:b/>
              </w:rPr>
              <w:t>IDM reference No.</w:t>
            </w:r>
          </w:p>
        </w:tc>
        <w:tc>
          <w:tcPr>
            <w:tcW w:w="2410" w:type="dxa"/>
            <w:shd w:val="clear" w:color="auto" w:fill="auto"/>
          </w:tcPr>
          <w:p w:rsidR="00553A0B" w:rsidRPr="00CE361B" w:rsidRDefault="000A2DEE" w:rsidP="006928BB">
            <w:pPr>
              <w:spacing w:after="0" w:line="240" w:lineRule="auto"/>
              <w:rPr>
                <w:b/>
                <w:i/>
                <w:u w:val="single"/>
              </w:rPr>
            </w:pPr>
            <w:r w:rsidRPr="00CE361B">
              <w:rPr>
                <w:i/>
                <w:color w:val="0070C0"/>
                <w:u w:val="single"/>
              </w:rPr>
              <w:t>EFDA_D_</w:t>
            </w:r>
            <w:r w:rsidR="006928BB">
              <w:rPr>
                <w:i/>
                <w:color w:val="0070C0"/>
                <w:u w:val="single"/>
              </w:rPr>
              <w:t>2MSYNS</w:t>
            </w:r>
          </w:p>
        </w:tc>
        <w:tc>
          <w:tcPr>
            <w:tcW w:w="1843" w:type="dxa"/>
            <w:shd w:val="clear" w:color="auto" w:fill="auto"/>
          </w:tcPr>
          <w:p w:rsidR="00553A0B" w:rsidRPr="00CE361B" w:rsidRDefault="00553A0B" w:rsidP="00CE361B">
            <w:pPr>
              <w:spacing w:after="0" w:line="240" w:lineRule="auto"/>
              <w:rPr>
                <w:b/>
              </w:rPr>
            </w:pPr>
            <w:r w:rsidRPr="00CE361B">
              <w:rPr>
                <w:b/>
              </w:rPr>
              <w:t>Version: see IDM</w:t>
            </w:r>
          </w:p>
        </w:tc>
      </w:tr>
    </w:tbl>
    <w:p w:rsidR="002A022A" w:rsidRPr="002A022A" w:rsidRDefault="002A022A" w:rsidP="00BD3849">
      <w:pPr>
        <w:spacing w:after="0" w:line="240" w:lineRule="auto"/>
        <w:jc w:val="center"/>
      </w:pPr>
    </w:p>
    <w:p w:rsidR="00497942" w:rsidRDefault="004231FF" w:rsidP="00BD3849">
      <w:pPr>
        <w:spacing w:after="0" w:line="240" w:lineRule="auto"/>
        <w:jc w:val="center"/>
        <w:rPr>
          <w:sz w:val="40"/>
          <w:szCs w:val="40"/>
        </w:rPr>
      </w:pPr>
      <w:r>
        <w:rPr>
          <w:sz w:val="40"/>
          <w:szCs w:val="40"/>
        </w:rPr>
        <w:t>Final</w:t>
      </w:r>
      <w:r w:rsidR="00DF2E43">
        <w:rPr>
          <w:sz w:val="40"/>
          <w:szCs w:val="40"/>
        </w:rPr>
        <w:t xml:space="preserve"> R</w:t>
      </w:r>
      <w:r w:rsidR="00DF2E43" w:rsidRPr="00DF2E43">
        <w:rPr>
          <w:sz w:val="40"/>
          <w:szCs w:val="40"/>
        </w:rPr>
        <w:t>eport</w:t>
      </w:r>
    </w:p>
    <w:p w:rsidR="004231FF" w:rsidRPr="004231FF" w:rsidRDefault="004231FF" w:rsidP="00BD3849">
      <w:pPr>
        <w:spacing w:after="0" w:line="240" w:lineRule="auto"/>
        <w:jc w:val="center"/>
        <w:rPr>
          <w:sz w:val="24"/>
          <w:szCs w:val="24"/>
        </w:rPr>
      </w:pPr>
      <w:proofErr w:type="gramStart"/>
      <w:r w:rsidRPr="004231FF">
        <w:rPr>
          <w:sz w:val="24"/>
          <w:szCs w:val="24"/>
        </w:rPr>
        <w:t>on</w:t>
      </w:r>
      <w:proofErr w:type="gramEnd"/>
      <w:r w:rsidRPr="004231FF">
        <w:rPr>
          <w:sz w:val="24"/>
          <w:szCs w:val="24"/>
        </w:rPr>
        <w:t xml:space="preserve"> Deliverable</w:t>
      </w:r>
    </w:p>
    <w:p w:rsidR="00794F7C" w:rsidRPr="00142C79" w:rsidRDefault="004A200E" w:rsidP="00BD3849">
      <w:pPr>
        <w:spacing w:after="0" w:line="240" w:lineRule="auto"/>
        <w:jc w:val="center"/>
        <w:rPr>
          <w:i/>
          <w:sz w:val="28"/>
          <w:szCs w:val="28"/>
        </w:rPr>
      </w:pPr>
      <w:r>
        <w:rPr>
          <w:i/>
          <w:sz w:val="28"/>
          <w:szCs w:val="28"/>
        </w:rPr>
        <w:t>MAT-1.1.1-T2-D1 Summary overview document on EDDI Co-ordination activities</w:t>
      </w:r>
    </w:p>
    <w:p w:rsidR="00142C79" w:rsidRPr="00794F7C" w:rsidRDefault="00142C79" w:rsidP="00BD3849">
      <w:pPr>
        <w:spacing w:after="0" w:line="240" w:lineRule="auto"/>
        <w:jc w:val="cente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668"/>
        <w:gridCol w:w="3685"/>
        <w:gridCol w:w="1843"/>
        <w:gridCol w:w="2267"/>
      </w:tblGrid>
      <w:tr w:rsidR="00184343" w:rsidRPr="00CE361B" w:rsidTr="00CE361B">
        <w:tc>
          <w:tcPr>
            <w:tcW w:w="5353" w:type="dxa"/>
            <w:gridSpan w:val="2"/>
            <w:tcBorders>
              <w:top w:val="nil"/>
              <w:left w:val="nil"/>
              <w:bottom w:val="single" w:sz="4" w:space="0" w:color="auto"/>
              <w:right w:val="double" w:sz="4" w:space="0" w:color="auto"/>
            </w:tcBorders>
            <w:shd w:val="clear" w:color="auto" w:fill="auto"/>
          </w:tcPr>
          <w:p w:rsidR="00364571" w:rsidRPr="00CE361B" w:rsidRDefault="00364571" w:rsidP="00CE361B">
            <w:pPr>
              <w:spacing w:after="0" w:line="240" w:lineRule="auto"/>
              <w:rPr>
                <w:i/>
              </w:rPr>
            </w:pPr>
          </w:p>
        </w:tc>
        <w:tc>
          <w:tcPr>
            <w:tcW w:w="1843" w:type="dxa"/>
            <w:tcBorders>
              <w:left w:val="double" w:sz="4" w:space="0" w:color="auto"/>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Deliverable-ID</w:t>
            </w:r>
            <w:r w:rsidRPr="00CE361B">
              <w:rPr>
                <w:rStyle w:val="FootnoteReference"/>
              </w:rPr>
              <w:footnoteReference w:id="1"/>
            </w:r>
          </w:p>
        </w:tc>
        <w:tc>
          <w:tcPr>
            <w:tcW w:w="2267" w:type="dxa"/>
            <w:tcBorders>
              <w:left w:val="single" w:sz="4" w:space="0" w:color="auto"/>
              <w:bottom w:val="single" w:sz="4" w:space="0" w:color="auto"/>
            </w:tcBorders>
            <w:shd w:val="clear" w:color="auto" w:fill="auto"/>
          </w:tcPr>
          <w:p w:rsidR="00364571" w:rsidRPr="00CE361B" w:rsidRDefault="00184343" w:rsidP="009564BF">
            <w:pPr>
              <w:spacing w:after="0" w:line="240" w:lineRule="auto"/>
            </w:pPr>
            <w:r>
              <w:rPr>
                <w:i/>
              </w:rPr>
              <w:t>MAT</w:t>
            </w:r>
            <w:r w:rsidR="00364571" w:rsidRPr="00CE361B">
              <w:rPr>
                <w:i/>
              </w:rPr>
              <w:t>-</w:t>
            </w:r>
            <w:r>
              <w:rPr>
                <w:i/>
              </w:rPr>
              <w:t>1</w:t>
            </w:r>
            <w:r w:rsidR="00364571" w:rsidRPr="00CE361B">
              <w:rPr>
                <w:i/>
              </w:rPr>
              <w:t>.</w:t>
            </w:r>
            <w:r w:rsidR="009564BF">
              <w:rPr>
                <w:i/>
              </w:rPr>
              <w:t>2</w:t>
            </w:r>
            <w:r>
              <w:rPr>
                <w:i/>
              </w:rPr>
              <w:t>.</w:t>
            </w:r>
            <w:r w:rsidR="009564BF">
              <w:rPr>
                <w:i/>
              </w:rPr>
              <w:t>2</w:t>
            </w:r>
            <w:r w:rsidR="00364571" w:rsidRPr="00CE361B">
              <w:rPr>
                <w:i/>
              </w:rPr>
              <w:t>-</w:t>
            </w:r>
            <w:r w:rsidR="004A200E">
              <w:rPr>
                <w:i/>
              </w:rPr>
              <w:t>T</w:t>
            </w:r>
            <w:r w:rsidR="009564BF">
              <w:rPr>
                <w:i/>
              </w:rPr>
              <w:t>010</w:t>
            </w:r>
            <w:r w:rsidR="004A200E">
              <w:rPr>
                <w:i/>
              </w:rPr>
              <w:t>-D1</w:t>
            </w:r>
          </w:p>
        </w:tc>
      </w:tr>
      <w:tr w:rsidR="00184343" w:rsidRPr="00CE361B" w:rsidTr="00CE361B">
        <w:tc>
          <w:tcPr>
            <w:tcW w:w="1668" w:type="dxa"/>
            <w:tcBorders>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Work Package</w:t>
            </w:r>
          </w:p>
        </w:tc>
        <w:tc>
          <w:tcPr>
            <w:tcW w:w="3685" w:type="dxa"/>
            <w:tcBorders>
              <w:left w:val="single" w:sz="4" w:space="0" w:color="auto"/>
              <w:bottom w:val="single" w:sz="4" w:space="0" w:color="auto"/>
              <w:right w:val="single" w:sz="4" w:space="0" w:color="auto"/>
            </w:tcBorders>
            <w:shd w:val="clear" w:color="auto" w:fill="auto"/>
          </w:tcPr>
          <w:p w:rsidR="00364571" w:rsidRPr="00CE361B" w:rsidRDefault="00184343" w:rsidP="00CE361B">
            <w:pPr>
              <w:spacing w:after="0" w:line="240" w:lineRule="auto"/>
              <w:rPr>
                <w:i/>
              </w:rPr>
            </w:pPr>
            <w:r>
              <w:rPr>
                <w:i/>
              </w:rPr>
              <w:t>WPMAT</w:t>
            </w:r>
          </w:p>
        </w:tc>
        <w:tc>
          <w:tcPr>
            <w:tcW w:w="1843" w:type="dxa"/>
            <w:tcBorders>
              <w:left w:val="single" w:sz="4" w:space="0" w:color="auto"/>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Date</w:t>
            </w:r>
          </w:p>
        </w:tc>
        <w:tc>
          <w:tcPr>
            <w:tcW w:w="2267" w:type="dxa"/>
            <w:tcBorders>
              <w:left w:val="single" w:sz="4" w:space="0" w:color="auto"/>
              <w:bottom w:val="single" w:sz="4" w:space="0" w:color="auto"/>
            </w:tcBorders>
            <w:shd w:val="clear" w:color="auto" w:fill="auto"/>
          </w:tcPr>
          <w:p w:rsidR="00364571" w:rsidRPr="00CE361B" w:rsidRDefault="00DD2DF7" w:rsidP="009564BF">
            <w:pPr>
              <w:spacing w:after="0" w:line="240" w:lineRule="auto"/>
              <w:rPr>
                <w:i/>
              </w:rPr>
            </w:pPr>
            <w:r>
              <w:rPr>
                <w:i/>
              </w:rPr>
              <w:t xml:space="preserve">20 </w:t>
            </w:r>
            <w:r w:rsidR="009564BF">
              <w:rPr>
                <w:i/>
              </w:rPr>
              <w:t xml:space="preserve">Dec </w:t>
            </w:r>
            <w:r>
              <w:rPr>
                <w:i/>
              </w:rPr>
              <w:t>2016</w:t>
            </w:r>
          </w:p>
        </w:tc>
      </w:tr>
      <w:tr w:rsidR="00364571" w:rsidRPr="00CE361B" w:rsidTr="00CE361B">
        <w:tc>
          <w:tcPr>
            <w:tcW w:w="1668" w:type="dxa"/>
            <w:tcBorders>
              <w:top w:val="single" w:sz="4" w:space="0" w:color="auto"/>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Project Leader</w:t>
            </w:r>
          </w:p>
        </w:tc>
        <w:tc>
          <w:tcPr>
            <w:tcW w:w="7795" w:type="dxa"/>
            <w:gridSpan w:val="3"/>
            <w:tcBorders>
              <w:top w:val="single" w:sz="4" w:space="0" w:color="auto"/>
              <w:left w:val="single" w:sz="4" w:space="0" w:color="auto"/>
              <w:bottom w:val="single" w:sz="4" w:space="0" w:color="auto"/>
            </w:tcBorders>
            <w:shd w:val="clear" w:color="auto" w:fill="auto"/>
          </w:tcPr>
          <w:p w:rsidR="00364571" w:rsidRPr="00CE361B" w:rsidRDefault="00184343" w:rsidP="00CE361B">
            <w:pPr>
              <w:spacing w:after="0" w:line="240" w:lineRule="auto"/>
              <w:rPr>
                <w:i/>
                <w:strike/>
              </w:rPr>
            </w:pPr>
            <w:r>
              <w:rPr>
                <w:i/>
              </w:rPr>
              <w:t>Michael Rieth</w:t>
            </w:r>
          </w:p>
        </w:tc>
      </w:tr>
      <w:tr w:rsidR="00184343" w:rsidRPr="00CE361B" w:rsidTr="00CE361B">
        <w:tc>
          <w:tcPr>
            <w:tcW w:w="9463" w:type="dxa"/>
            <w:gridSpan w:val="4"/>
            <w:tcBorders>
              <w:top w:val="single" w:sz="4" w:space="0" w:color="auto"/>
              <w:bottom w:val="single" w:sz="4" w:space="0" w:color="auto"/>
            </w:tcBorders>
            <w:shd w:val="clear" w:color="auto" w:fill="D9D9D9"/>
          </w:tcPr>
          <w:p w:rsidR="00364571" w:rsidRPr="00CE361B" w:rsidRDefault="00364571" w:rsidP="00CE361B">
            <w:pPr>
              <w:spacing w:after="0" w:line="240" w:lineRule="auto"/>
              <w:rPr>
                <w:sz w:val="12"/>
                <w:szCs w:val="12"/>
              </w:rPr>
            </w:pPr>
          </w:p>
        </w:tc>
      </w:tr>
      <w:tr w:rsidR="00364571" w:rsidRPr="00CE361B" w:rsidTr="00CE361B">
        <w:tc>
          <w:tcPr>
            <w:tcW w:w="1668" w:type="dxa"/>
            <w:tcBorders>
              <w:top w:val="single" w:sz="4" w:space="0" w:color="auto"/>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TS Title</w:t>
            </w:r>
          </w:p>
        </w:tc>
        <w:tc>
          <w:tcPr>
            <w:tcW w:w="7795" w:type="dxa"/>
            <w:gridSpan w:val="3"/>
            <w:tcBorders>
              <w:top w:val="single" w:sz="4" w:space="0" w:color="auto"/>
              <w:left w:val="single" w:sz="4" w:space="0" w:color="auto"/>
              <w:bottom w:val="single" w:sz="4" w:space="0" w:color="auto"/>
              <w:right w:val="double" w:sz="4" w:space="0" w:color="auto"/>
            </w:tcBorders>
            <w:shd w:val="clear" w:color="auto" w:fill="auto"/>
          </w:tcPr>
          <w:p w:rsidR="00364571" w:rsidRPr="00CE361B" w:rsidRDefault="00DD2DF7" w:rsidP="00DD2DF7">
            <w:pPr>
              <w:spacing w:after="0" w:line="240" w:lineRule="auto"/>
              <w:rPr>
                <w:i/>
              </w:rPr>
            </w:pPr>
            <w:proofErr w:type="spellStart"/>
            <w:r>
              <w:rPr>
                <w:i/>
              </w:rPr>
              <w:t>CuCrZr</w:t>
            </w:r>
            <w:proofErr w:type="spellEnd"/>
            <w:r>
              <w:rPr>
                <w:i/>
              </w:rPr>
              <w:t xml:space="preserve"> Support</w:t>
            </w:r>
          </w:p>
        </w:tc>
      </w:tr>
      <w:tr w:rsidR="00184343" w:rsidRPr="00CE361B" w:rsidTr="00CE361B">
        <w:tc>
          <w:tcPr>
            <w:tcW w:w="1668" w:type="dxa"/>
            <w:tcBorders>
              <w:top w:val="single" w:sz="4" w:space="0" w:color="auto"/>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TS Ref. No.</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364571" w:rsidRPr="00CE361B" w:rsidRDefault="001C78A3" w:rsidP="009564BF">
            <w:pPr>
              <w:spacing w:after="0" w:line="240" w:lineRule="auto"/>
              <w:rPr>
                <w:i/>
              </w:rPr>
            </w:pPr>
            <w:r>
              <w:rPr>
                <w:i/>
                <w:sz w:val="20"/>
              </w:rPr>
              <w:t>TS 1.</w:t>
            </w:r>
            <w:r w:rsidR="009564BF">
              <w:rPr>
                <w:i/>
                <w:sz w:val="20"/>
              </w:rPr>
              <w:t>2</w:t>
            </w:r>
            <w:r>
              <w:rPr>
                <w:i/>
                <w:sz w:val="20"/>
              </w:rPr>
              <w:t>.</w:t>
            </w:r>
            <w:r w:rsidR="009564BF">
              <w:rPr>
                <w:i/>
                <w:sz w:val="20"/>
              </w:rPr>
              <w:t>2</w:t>
            </w:r>
            <w:r>
              <w:rPr>
                <w:i/>
                <w:sz w:val="20"/>
              </w:rPr>
              <w:t>-</w:t>
            </w:r>
            <w:r w:rsidR="009564BF">
              <w:rPr>
                <w:i/>
                <w:sz w:val="20"/>
              </w:rPr>
              <w:t>T010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TS IDM-link</w:t>
            </w:r>
          </w:p>
        </w:tc>
        <w:tc>
          <w:tcPr>
            <w:tcW w:w="2267" w:type="dxa"/>
            <w:tcBorders>
              <w:top w:val="single" w:sz="4" w:space="0" w:color="auto"/>
              <w:left w:val="single" w:sz="4" w:space="0" w:color="auto"/>
              <w:bottom w:val="single" w:sz="4" w:space="0" w:color="auto"/>
              <w:right w:val="double" w:sz="4" w:space="0" w:color="auto"/>
            </w:tcBorders>
            <w:shd w:val="clear" w:color="auto" w:fill="auto"/>
          </w:tcPr>
          <w:p w:rsidR="00364571" w:rsidRPr="0017594E" w:rsidRDefault="009564BF" w:rsidP="00184343">
            <w:pPr>
              <w:spacing w:after="0" w:line="240" w:lineRule="auto"/>
              <w:rPr>
                <w:i/>
              </w:rPr>
            </w:pPr>
            <w:hyperlink r:id="rId9" w:history="1">
              <w:r w:rsidRPr="009564BF">
                <w:rPr>
                  <w:rStyle w:val="Hyperlink"/>
                  <w:sz w:val="18"/>
                  <w:szCs w:val="18"/>
                </w:rPr>
                <w:t>2N6WHA</w:t>
              </w:r>
            </w:hyperlink>
          </w:p>
        </w:tc>
      </w:tr>
      <w:tr w:rsidR="00364571" w:rsidRPr="00CE361B" w:rsidTr="00CE361B">
        <w:tc>
          <w:tcPr>
            <w:tcW w:w="1668" w:type="dxa"/>
            <w:tcBorders>
              <w:top w:val="single" w:sz="4" w:space="0" w:color="auto"/>
              <w:bottom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Task Owner</w:t>
            </w:r>
          </w:p>
        </w:tc>
        <w:tc>
          <w:tcPr>
            <w:tcW w:w="7795" w:type="dxa"/>
            <w:gridSpan w:val="3"/>
            <w:tcBorders>
              <w:top w:val="single" w:sz="4" w:space="0" w:color="auto"/>
              <w:left w:val="single" w:sz="4" w:space="0" w:color="auto"/>
              <w:bottom w:val="single" w:sz="4" w:space="0" w:color="auto"/>
            </w:tcBorders>
            <w:shd w:val="clear" w:color="auto" w:fill="auto"/>
          </w:tcPr>
          <w:p w:rsidR="00364571" w:rsidRPr="00CE361B" w:rsidRDefault="00DD2DF7" w:rsidP="00CE361B">
            <w:pPr>
              <w:spacing w:after="0" w:line="240" w:lineRule="auto"/>
            </w:pPr>
            <w:r>
              <w:rPr>
                <w:i/>
              </w:rPr>
              <w:t>Chris Hardie</w:t>
            </w:r>
          </w:p>
        </w:tc>
      </w:tr>
      <w:tr w:rsidR="00364571" w:rsidRPr="00CE361B" w:rsidTr="00CE361B">
        <w:tc>
          <w:tcPr>
            <w:tcW w:w="1668" w:type="dxa"/>
            <w:tcBorders>
              <w:top w:val="single" w:sz="4" w:space="0" w:color="auto"/>
              <w:right w:val="single" w:sz="4" w:space="0" w:color="auto"/>
            </w:tcBorders>
            <w:shd w:val="clear" w:color="auto" w:fill="auto"/>
          </w:tcPr>
          <w:p w:rsidR="00364571" w:rsidRPr="00CE361B" w:rsidRDefault="00364571" w:rsidP="00CE361B">
            <w:pPr>
              <w:spacing w:after="0" w:line="240" w:lineRule="auto"/>
              <w:rPr>
                <w:b/>
              </w:rPr>
            </w:pPr>
            <w:r w:rsidRPr="00CE361B">
              <w:rPr>
                <w:b/>
              </w:rPr>
              <w:t>RU(s)</w:t>
            </w:r>
          </w:p>
        </w:tc>
        <w:tc>
          <w:tcPr>
            <w:tcW w:w="7795" w:type="dxa"/>
            <w:gridSpan w:val="3"/>
            <w:tcBorders>
              <w:top w:val="single" w:sz="4" w:space="0" w:color="auto"/>
              <w:left w:val="single" w:sz="4" w:space="0" w:color="auto"/>
            </w:tcBorders>
            <w:shd w:val="clear" w:color="auto" w:fill="auto"/>
          </w:tcPr>
          <w:p w:rsidR="00364571" w:rsidRPr="00CE361B" w:rsidRDefault="00184343" w:rsidP="00CE361B">
            <w:pPr>
              <w:spacing w:after="0" w:line="240" w:lineRule="auto"/>
            </w:pPr>
            <w:r>
              <w:rPr>
                <w:i/>
              </w:rPr>
              <w:t>CCFE</w:t>
            </w:r>
          </w:p>
        </w:tc>
      </w:tr>
    </w:tbl>
    <w:p w:rsidR="00F47163" w:rsidRDefault="00F47163" w:rsidP="00553A0B">
      <w:pPr>
        <w:spacing w:after="0"/>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668"/>
        <w:gridCol w:w="7795"/>
      </w:tblGrid>
      <w:tr w:rsidR="00CB6D41" w:rsidRPr="00CE361B" w:rsidTr="00CE361B">
        <w:tc>
          <w:tcPr>
            <w:tcW w:w="9463" w:type="dxa"/>
            <w:gridSpan w:val="2"/>
            <w:shd w:val="clear" w:color="auto" w:fill="D9D9D9"/>
          </w:tcPr>
          <w:p w:rsidR="00CB6D41" w:rsidRPr="00CE361B" w:rsidRDefault="00CB6D41" w:rsidP="00CE361B">
            <w:pPr>
              <w:spacing w:after="0" w:line="240" w:lineRule="auto"/>
              <w:rPr>
                <w:b/>
              </w:rPr>
            </w:pPr>
            <w:r w:rsidRPr="00CE361B">
              <w:rPr>
                <w:b/>
              </w:rPr>
              <w:t xml:space="preserve">Report Review </w:t>
            </w:r>
            <w:r w:rsidR="00364571" w:rsidRPr="00CE361B">
              <w:rPr>
                <w:b/>
              </w:rPr>
              <w:t>&amp;</w:t>
            </w:r>
            <w:r w:rsidRPr="00CE361B">
              <w:rPr>
                <w:b/>
              </w:rPr>
              <w:t xml:space="preserve"> Approval</w:t>
            </w:r>
          </w:p>
        </w:tc>
      </w:tr>
      <w:tr w:rsidR="00F47163" w:rsidRPr="00CE361B" w:rsidTr="00CE361B">
        <w:tc>
          <w:tcPr>
            <w:tcW w:w="1668" w:type="dxa"/>
            <w:shd w:val="clear" w:color="auto" w:fill="auto"/>
          </w:tcPr>
          <w:p w:rsidR="00F47163" w:rsidRPr="00CE361B" w:rsidRDefault="00F47163" w:rsidP="00CE361B">
            <w:pPr>
              <w:spacing w:after="0" w:line="240" w:lineRule="auto"/>
              <w:rPr>
                <w:b/>
              </w:rPr>
            </w:pPr>
            <w:r w:rsidRPr="00CE361B">
              <w:rPr>
                <w:b/>
              </w:rPr>
              <w:t>IDM role</w:t>
            </w:r>
          </w:p>
        </w:tc>
        <w:tc>
          <w:tcPr>
            <w:tcW w:w="7795" w:type="dxa"/>
            <w:shd w:val="clear" w:color="auto" w:fill="auto"/>
          </w:tcPr>
          <w:p w:rsidR="00F47163" w:rsidRPr="00CE361B" w:rsidRDefault="00F47163" w:rsidP="00CE361B">
            <w:pPr>
              <w:spacing w:after="0" w:line="240" w:lineRule="auto"/>
              <w:rPr>
                <w:b/>
              </w:rPr>
            </w:pPr>
            <w:r w:rsidRPr="00CE361B">
              <w:rPr>
                <w:b/>
              </w:rPr>
              <w:t>Name(s)</w:t>
            </w:r>
          </w:p>
        </w:tc>
      </w:tr>
      <w:tr w:rsidR="00F47163" w:rsidRPr="00CE361B" w:rsidTr="00CE361B">
        <w:tc>
          <w:tcPr>
            <w:tcW w:w="1668" w:type="dxa"/>
            <w:shd w:val="clear" w:color="auto" w:fill="auto"/>
          </w:tcPr>
          <w:p w:rsidR="00F47163" w:rsidRPr="00CE361B" w:rsidRDefault="002A022A" w:rsidP="00CE361B">
            <w:pPr>
              <w:spacing w:after="0" w:line="240" w:lineRule="auto"/>
              <w:rPr>
                <w:b/>
              </w:rPr>
            </w:pPr>
            <w:r w:rsidRPr="00CE361B">
              <w:rPr>
                <w:b/>
              </w:rPr>
              <w:t>Author</w:t>
            </w:r>
          </w:p>
        </w:tc>
        <w:tc>
          <w:tcPr>
            <w:tcW w:w="7795" w:type="dxa"/>
            <w:shd w:val="clear" w:color="auto" w:fill="auto"/>
          </w:tcPr>
          <w:p w:rsidR="00F47163" w:rsidRPr="00CE361B" w:rsidRDefault="00DD2DF7" w:rsidP="00DD2DF7">
            <w:pPr>
              <w:spacing w:after="0" w:line="240" w:lineRule="auto"/>
              <w:rPr>
                <w:i/>
              </w:rPr>
            </w:pPr>
            <w:r>
              <w:rPr>
                <w:i/>
              </w:rPr>
              <w:t>Chris Hardie</w:t>
            </w:r>
          </w:p>
        </w:tc>
      </w:tr>
      <w:tr w:rsidR="00F47163" w:rsidRPr="00CE361B" w:rsidTr="00CE361B">
        <w:tc>
          <w:tcPr>
            <w:tcW w:w="1668" w:type="dxa"/>
            <w:shd w:val="clear" w:color="auto" w:fill="auto"/>
          </w:tcPr>
          <w:p w:rsidR="00F47163" w:rsidRPr="00CE361B" w:rsidRDefault="00F47163" w:rsidP="00CE361B">
            <w:pPr>
              <w:spacing w:after="0" w:line="240" w:lineRule="auto"/>
              <w:rPr>
                <w:b/>
              </w:rPr>
            </w:pPr>
            <w:r w:rsidRPr="00CE361B">
              <w:rPr>
                <w:b/>
              </w:rPr>
              <w:t>Co-author(s)</w:t>
            </w:r>
          </w:p>
        </w:tc>
        <w:tc>
          <w:tcPr>
            <w:tcW w:w="7795" w:type="dxa"/>
            <w:shd w:val="clear" w:color="auto" w:fill="auto"/>
          </w:tcPr>
          <w:p w:rsidR="00F47163" w:rsidRPr="00CE361B" w:rsidRDefault="00184343" w:rsidP="00CE361B">
            <w:pPr>
              <w:spacing w:after="0" w:line="240" w:lineRule="auto"/>
              <w:rPr>
                <w:i/>
              </w:rPr>
            </w:pPr>
            <w:r>
              <w:rPr>
                <w:i/>
              </w:rPr>
              <w:t>-</w:t>
            </w:r>
          </w:p>
        </w:tc>
      </w:tr>
      <w:tr w:rsidR="00F47163" w:rsidRPr="00CE361B" w:rsidTr="00CE361B">
        <w:tc>
          <w:tcPr>
            <w:tcW w:w="1668" w:type="dxa"/>
            <w:shd w:val="clear" w:color="auto" w:fill="auto"/>
          </w:tcPr>
          <w:p w:rsidR="00F47163" w:rsidRPr="00CE361B" w:rsidRDefault="00F47163" w:rsidP="00CE361B">
            <w:pPr>
              <w:spacing w:after="0" w:line="240" w:lineRule="auto"/>
              <w:rPr>
                <w:b/>
              </w:rPr>
            </w:pPr>
            <w:r w:rsidRPr="00CE361B">
              <w:rPr>
                <w:b/>
              </w:rPr>
              <w:t>Reviewer(s)</w:t>
            </w:r>
          </w:p>
        </w:tc>
        <w:tc>
          <w:tcPr>
            <w:tcW w:w="7795" w:type="dxa"/>
            <w:shd w:val="clear" w:color="auto" w:fill="auto"/>
          </w:tcPr>
          <w:p w:rsidR="00F47163" w:rsidRPr="00CE361B" w:rsidRDefault="009564BF" w:rsidP="00CE361B">
            <w:pPr>
              <w:spacing w:after="0" w:line="240" w:lineRule="auto"/>
              <w:rPr>
                <w:i/>
              </w:rPr>
            </w:pPr>
            <w:r>
              <w:rPr>
                <w:i/>
              </w:rPr>
              <w:t>M. Gorley</w:t>
            </w:r>
          </w:p>
        </w:tc>
      </w:tr>
      <w:tr w:rsidR="00F47163" w:rsidRPr="00CE361B" w:rsidTr="00CE361B">
        <w:tc>
          <w:tcPr>
            <w:tcW w:w="1668" w:type="dxa"/>
            <w:shd w:val="clear" w:color="auto" w:fill="auto"/>
          </w:tcPr>
          <w:p w:rsidR="00F47163" w:rsidRPr="00CE361B" w:rsidRDefault="002A022A" w:rsidP="00CE361B">
            <w:pPr>
              <w:spacing w:after="0" w:line="240" w:lineRule="auto"/>
              <w:rPr>
                <w:b/>
              </w:rPr>
            </w:pPr>
            <w:r w:rsidRPr="00CE361B">
              <w:rPr>
                <w:b/>
              </w:rPr>
              <w:t>PMU Reviewer</w:t>
            </w:r>
          </w:p>
        </w:tc>
        <w:tc>
          <w:tcPr>
            <w:tcW w:w="7795" w:type="dxa"/>
            <w:shd w:val="clear" w:color="auto" w:fill="auto"/>
          </w:tcPr>
          <w:p w:rsidR="00F47163" w:rsidRPr="00CE361B" w:rsidRDefault="00184343" w:rsidP="00CE361B">
            <w:pPr>
              <w:spacing w:after="0" w:line="240" w:lineRule="auto"/>
              <w:rPr>
                <w:i/>
              </w:rPr>
            </w:pPr>
            <w:r>
              <w:rPr>
                <w:i/>
              </w:rPr>
              <w:t>E. Diegele</w:t>
            </w:r>
          </w:p>
        </w:tc>
      </w:tr>
      <w:tr w:rsidR="002A022A" w:rsidRPr="00CE361B" w:rsidTr="00CE361B">
        <w:tc>
          <w:tcPr>
            <w:tcW w:w="1668" w:type="dxa"/>
            <w:shd w:val="clear" w:color="auto" w:fill="auto"/>
          </w:tcPr>
          <w:p w:rsidR="002A022A" w:rsidRPr="00CE361B" w:rsidRDefault="002A022A" w:rsidP="00CE361B">
            <w:pPr>
              <w:spacing w:after="0" w:line="240" w:lineRule="auto"/>
              <w:rPr>
                <w:b/>
              </w:rPr>
            </w:pPr>
            <w:r w:rsidRPr="00CE361B">
              <w:rPr>
                <w:b/>
              </w:rPr>
              <w:t>Approver</w:t>
            </w:r>
          </w:p>
        </w:tc>
        <w:tc>
          <w:tcPr>
            <w:tcW w:w="7795" w:type="dxa"/>
            <w:shd w:val="clear" w:color="auto" w:fill="auto"/>
          </w:tcPr>
          <w:p w:rsidR="002A022A" w:rsidRPr="00CE361B" w:rsidRDefault="00184343" w:rsidP="00CE361B">
            <w:pPr>
              <w:spacing w:after="0" w:line="240" w:lineRule="auto"/>
              <w:rPr>
                <w:i/>
              </w:rPr>
            </w:pPr>
            <w:r>
              <w:rPr>
                <w:i/>
              </w:rPr>
              <w:t>M. Rieth</w:t>
            </w:r>
          </w:p>
        </w:tc>
      </w:tr>
    </w:tbl>
    <w:p w:rsidR="00794F7C" w:rsidRDefault="00794F7C" w:rsidP="00794F7C">
      <w:pPr>
        <w:spacing w:after="0"/>
      </w:pPr>
    </w:p>
    <w:tbl>
      <w:tblPr>
        <w:tblW w:w="9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firstRow="1" w:lastRow="0" w:firstColumn="1" w:lastColumn="0" w:noHBand="0" w:noVBand="1"/>
      </w:tblPr>
      <w:tblGrid>
        <w:gridCol w:w="285"/>
        <w:gridCol w:w="2097"/>
        <w:gridCol w:w="283"/>
        <w:gridCol w:w="4194"/>
        <w:gridCol w:w="284"/>
        <w:gridCol w:w="2098"/>
      </w:tblGrid>
      <w:tr w:rsidR="00184343" w:rsidRPr="00CE361B" w:rsidTr="00CE361B">
        <w:tc>
          <w:tcPr>
            <w:tcW w:w="283" w:type="dxa"/>
            <w:shd w:val="clear" w:color="auto" w:fill="auto"/>
          </w:tcPr>
          <w:p w:rsidR="00553A0B" w:rsidRPr="00CE361B" w:rsidRDefault="00184343" w:rsidP="00CE361B">
            <w:pPr>
              <w:spacing w:after="0" w:line="240" w:lineRule="auto"/>
            </w:pPr>
            <w:r>
              <w:t>X</w:t>
            </w:r>
          </w:p>
        </w:tc>
        <w:tc>
          <w:tcPr>
            <w:tcW w:w="2098" w:type="dxa"/>
            <w:tcBorders>
              <w:top w:val="nil"/>
              <w:bottom w:val="nil"/>
            </w:tcBorders>
            <w:shd w:val="clear" w:color="auto" w:fill="auto"/>
          </w:tcPr>
          <w:p w:rsidR="00553A0B" w:rsidRPr="00CE361B" w:rsidRDefault="00553A0B" w:rsidP="00CE361B">
            <w:pPr>
              <w:spacing w:after="0" w:line="240" w:lineRule="auto"/>
            </w:pPr>
            <w:r w:rsidRPr="00CE361B">
              <w:t>Study / Assessment</w:t>
            </w:r>
          </w:p>
        </w:tc>
        <w:tc>
          <w:tcPr>
            <w:tcW w:w="283" w:type="dxa"/>
            <w:shd w:val="clear" w:color="auto" w:fill="auto"/>
          </w:tcPr>
          <w:p w:rsidR="00553A0B" w:rsidRPr="00CE361B" w:rsidRDefault="00553A0B" w:rsidP="00CE361B">
            <w:pPr>
              <w:spacing w:after="0" w:line="240" w:lineRule="auto"/>
            </w:pPr>
          </w:p>
        </w:tc>
        <w:tc>
          <w:tcPr>
            <w:tcW w:w="4195" w:type="dxa"/>
            <w:tcBorders>
              <w:top w:val="nil"/>
              <w:bottom w:val="nil"/>
            </w:tcBorders>
            <w:shd w:val="clear" w:color="auto" w:fill="auto"/>
          </w:tcPr>
          <w:p w:rsidR="00553A0B" w:rsidRPr="00CE361B" w:rsidRDefault="00553A0B" w:rsidP="00CE361B">
            <w:pPr>
              <w:spacing w:after="0" w:line="240" w:lineRule="auto"/>
            </w:pPr>
            <w:r w:rsidRPr="00CE361B">
              <w:t>Procurement / Commissioning of Hardware</w:t>
            </w:r>
          </w:p>
        </w:tc>
        <w:tc>
          <w:tcPr>
            <w:tcW w:w="284" w:type="dxa"/>
            <w:shd w:val="clear" w:color="auto" w:fill="auto"/>
          </w:tcPr>
          <w:p w:rsidR="00553A0B" w:rsidRPr="00CE361B" w:rsidRDefault="00553A0B" w:rsidP="00CE361B">
            <w:pPr>
              <w:spacing w:after="0" w:line="240" w:lineRule="auto"/>
            </w:pPr>
          </w:p>
        </w:tc>
        <w:tc>
          <w:tcPr>
            <w:tcW w:w="2098" w:type="dxa"/>
            <w:tcBorders>
              <w:top w:val="nil"/>
              <w:bottom w:val="nil"/>
              <w:right w:val="nil"/>
            </w:tcBorders>
            <w:shd w:val="clear" w:color="auto" w:fill="auto"/>
          </w:tcPr>
          <w:p w:rsidR="00553A0B" w:rsidRPr="00CE361B" w:rsidRDefault="002C4112" w:rsidP="00CE361B">
            <w:pPr>
              <w:spacing w:after="0" w:line="240" w:lineRule="auto"/>
            </w:pPr>
            <w:r w:rsidRPr="00CE361B">
              <w:t>Industry</w:t>
            </w:r>
          </w:p>
        </w:tc>
      </w:tr>
    </w:tbl>
    <w:p w:rsidR="00553A0B" w:rsidRPr="00553A0B" w:rsidRDefault="00553A0B" w:rsidP="00794F7C">
      <w:pPr>
        <w:spacing w:after="0"/>
        <w:rPr>
          <w:sz w:val="12"/>
          <w:szCs w:val="12"/>
        </w:rPr>
      </w:pPr>
    </w:p>
    <w:tbl>
      <w:tblPr>
        <w:tblW w:w="6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firstRow="1" w:lastRow="0" w:firstColumn="1" w:lastColumn="0" w:noHBand="0" w:noVBand="1"/>
      </w:tblPr>
      <w:tblGrid>
        <w:gridCol w:w="283"/>
        <w:gridCol w:w="2098"/>
        <w:gridCol w:w="283"/>
        <w:gridCol w:w="4195"/>
      </w:tblGrid>
      <w:tr w:rsidR="00184343" w:rsidRPr="00CE361B" w:rsidTr="00CE361B">
        <w:tc>
          <w:tcPr>
            <w:tcW w:w="283" w:type="dxa"/>
            <w:shd w:val="clear" w:color="auto" w:fill="auto"/>
          </w:tcPr>
          <w:p w:rsidR="002C4112" w:rsidRPr="00CE361B" w:rsidRDefault="002C4112" w:rsidP="00CE361B">
            <w:pPr>
              <w:spacing w:after="0" w:line="240" w:lineRule="auto"/>
            </w:pPr>
          </w:p>
        </w:tc>
        <w:tc>
          <w:tcPr>
            <w:tcW w:w="2098" w:type="dxa"/>
            <w:tcBorders>
              <w:top w:val="nil"/>
              <w:bottom w:val="nil"/>
            </w:tcBorders>
            <w:shd w:val="clear" w:color="auto" w:fill="auto"/>
          </w:tcPr>
          <w:p w:rsidR="002C4112" w:rsidRPr="00CE361B" w:rsidRDefault="002C4112" w:rsidP="00CE361B">
            <w:pPr>
              <w:spacing w:after="0" w:line="240" w:lineRule="auto"/>
            </w:pPr>
            <w:r w:rsidRPr="00CE361B">
              <w:t>Use of Facility</w:t>
            </w:r>
          </w:p>
        </w:tc>
        <w:tc>
          <w:tcPr>
            <w:tcW w:w="283" w:type="dxa"/>
            <w:shd w:val="clear" w:color="auto" w:fill="auto"/>
          </w:tcPr>
          <w:p w:rsidR="002C4112" w:rsidRPr="00CE361B" w:rsidRDefault="002C4112" w:rsidP="00CE361B">
            <w:pPr>
              <w:spacing w:after="0" w:line="240" w:lineRule="auto"/>
            </w:pPr>
          </w:p>
        </w:tc>
        <w:tc>
          <w:tcPr>
            <w:tcW w:w="4195" w:type="dxa"/>
            <w:tcBorders>
              <w:top w:val="nil"/>
              <w:bottom w:val="nil"/>
              <w:right w:val="nil"/>
            </w:tcBorders>
            <w:shd w:val="clear" w:color="auto" w:fill="auto"/>
          </w:tcPr>
          <w:p w:rsidR="002C4112" w:rsidRPr="00CE361B" w:rsidRDefault="002C4112" w:rsidP="00CE361B">
            <w:pPr>
              <w:spacing w:after="0" w:line="240" w:lineRule="auto"/>
            </w:pPr>
            <w:r w:rsidRPr="00CE361B">
              <w:t xml:space="preserve">Other </w:t>
            </w:r>
            <w:r w:rsidR="00D16016" w:rsidRPr="00CE361B">
              <w:rPr>
                <w:i/>
              </w:rPr>
              <w:t>{</w:t>
            </w:r>
            <w:r w:rsidRPr="00CE361B">
              <w:rPr>
                <w:i/>
              </w:rPr>
              <w:t xml:space="preserve">please </w:t>
            </w:r>
            <w:r w:rsidR="00D16016" w:rsidRPr="00CE361B">
              <w:rPr>
                <w:i/>
              </w:rPr>
              <w:t>specify}</w:t>
            </w:r>
          </w:p>
        </w:tc>
      </w:tr>
    </w:tbl>
    <w:p w:rsidR="00553A0B" w:rsidRDefault="00553A0B" w:rsidP="00794F7C">
      <w:pPr>
        <w:spacing w:after="0"/>
      </w:pPr>
    </w:p>
    <w:tbl>
      <w:tblPr>
        <w:tblW w:w="9464"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9464"/>
      </w:tblGrid>
      <w:tr w:rsidR="006E254A" w:rsidRPr="00CE361B" w:rsidTr="00CE361B">
        <w:tc>
          <w:tcPr>
            <w:tcW w:w="9464" w:type="dxa"/>
            <w:shd w:val="clear" w:color="auto" w:fill="D9D9D9"/>
          </w:tcPr>
          <w:p w:rsidR="006E254A" w:rsidRPr="00CE361B" w:rsidRDefault="004231FF" w:rsidP="00CE361B">
            <w:pPr>
              <w:spacing w:after="0" w:line="240" w:lineRule="auto"/>
              <w:rPr>
                <w:b/>
              </w:rPr>
            </w:pPr>
            <w:r w:rsidRPr="00CE361B">
              <w:rPr>
                <w:b/>
              </w:rPr>
              <w:t>Executive Summary</w:t>
            </w:r>
          </w:p>
        </w:tc>
      </w:tr>
      <w:tr w:rsidR="006E254A" w:rsidRPr="00CE361B" w:rsidTr="00CE361B">
        <w:tc>
          <w:tcPr>
            <w:tcW w:w="9464" w:type="dxa"/>
            <w:shd w:val="clear" w:color="auto" w:fill="auto"/>
          </w:tcPr>
          <w:p w:rsidR="00184343" w:rsidRDefault="00184343" w:rsidP="00CE361B">
            <w:pPr>
              <w:spacing w:after="0" w:line="240" w:lineRule="auto"/>
            </w:pPr>
          </w:p>
          <w:p w:rsidR="006E254A" w:rsidRPr="0065333A" w:rsidRDefault="0065333A" w:rsidP="00DD2DF7">
            <w:pPr>
              <w:spacing w:after="0" w:line="240" w:lineRule="auto"/>
            </w:pPr>
            <w:r w:rsidRPr="0065333A">
              <w:t xml:space="preserve">This report follows work reviewing </w:t>
            </w:r>
            <w:proofErr w:type="spellStart"/>
            <w:r w:rsidRPr="0065333A">
              <w:t>CuCrZr</w:t>
            </w:r>
            <w:proofErr w:type="spellEnd"/>
            <w:r w:rsidRPr="0065333A">
              <w:t xml:space="preserve"> within EDDI in 2014. This small literature review considers recent work following the previous review to provide an update. </w:t>
            </w:r>
            <w:proofErr w:type="spellStart"/>
            <w:r w:rsidRPr="0065333A">
              <w:t>CuCrZr</w:t>
            </w:r>
            <w:proofErr w:type="spellEnd"/>
            <w:r w:rsidRPr="0065333A">
              <w:t xml:space="preserve"> manufacture, fabrication, thermal loading, corrosion, erosion and tritium retention is discussed.</w:t>
            </w:r>
            <w:r w:rsidR="009564BF">
              <w:t xml:space="preserve"> Additional </w:t>
            </w:r>
            <w:proofErr w:type="spellStart"/>
            <w:r w:rsidR="009564BF">
              <w:t>CuCrZr</w:t>
            </w:r>
            <w:proofErr w:type="spellEnd"/>
            <w:r w:rsidR="009564BF">
              <w:t xml:space="preserve"> database information, including placeholder values from the WPMAT-IRRAD project were introduced into the database. </w:t>
            </w:r>
          </w:p>
        </w:tc>
      </w:tr>
    </w:tbl>
    <w:p w:rsidR="006E254A" w:rsidRDefault="006E254A" w:rsidP="002C4112">
      <w:pPr>
        <w:spacing w:after="0"/>
      </w:pPr>
    </w:p>
    <w:tbl>
      <w:tblPr>
        <w:tblW w:w="9464"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9464"/>
      </w:tblGrid>
      <w:tr w:rsidR="00794F7C" w:rsidRPr="00CE361B" w:rsidTr="00CE361B">
        <w:tc>
          <w:tcPr>
            <w:tcW w:w="9464" w:type="dxa"/>
            <w:shd w:val="clear" w:color="auto" w:fill="D9D9D9"/>
          </w:tcPr>
          <w:p w:rsidR="00794F7C" w:rsidRPr="00CE361B" w:rsidRDefault="00794F7C" w:rsidP="00CE361B">
            <w:pPr>
              <w:spacing w:after="0" w:line="240" w:lineRule="auto"/>
              <w:rPr>
                <w:b/>
              </w:rPr>
            </w:pPr>
            <w:r w:rsidRPr="00CE361B">
              <w:rPr>
                <w:b/>
              </w:rPr>
              <w:t>Comments</w:t>
            </w:r>
            <w:r w:rsidRPr="00CE361B">
              <w:t xml:space="preserve"> (</w:t>
            </w:r>
            <w:r w:rsidR="00ED41A1" w:rsidRPr="00CE361B">
              <w:t>shortcomings</w:t>
            </w:r>
            <w:r w:rsidRPr="00CE361B">
              <w:t xml:space="preserve">, </w:t>
            </w:r>
            <w:r w:rsidR="00FF4930" w:rsidRPr="00CE361B">
              <w:t>deviations</w:t>
            </w:r>
            <w:r w:rsidRPr="00CE361B">
              <w:t>, etc.)</w:t>
            </w:r>
          </w:p>
        </w:tc>
      </w:tr>
      <w:tr w:rsidR="00794F7C" w:rsidRPr="00CE361B" w:rsidTr="00CE361B">
        <w:tc>
          <w:tcPr>
            <w:tcW w:w="9464" w:type="dxa"/>
            <w:shd w:val="clear" w:color="auto" w:fill="auto"/>
          </w:tcPr>
          <w:p w:rsidR="00794F7C" w:rsidRPr="00CE361B" w:rsidRDefault="00794F7C" w:rsidP="00CE361B">
            <w:pPr>
              <w:spacing w:after="0" w:line="240" w:lineRule="auto"/>
            </w:pPr>
          </w:p>
          <w:p w:rsidR="006E254A" w:rsidRPr="00CE361B" w:rsidDel="00591BBC" w:rsidRDefault="006E254A" w:rsidP="00CE361B">
            <w:pPr>
              <w:spacing w:after="0" w:line="240" w:lineRule="auto"/>
              <w:rPr>
                <w:del w:id="0" w:author="Hardie, Chris" w:date="2016-12-15T12:15:00Z"/>
              </w:rPr>
            </w:pPr>
          </w:p>
          <w:p w:rsidR="002C4112" w:rsidRPr="00CE361B" w:rsidRDefault="002C4112" w:rsidP="00CE361B">
            <w:pPr>
              <w:spacing w:after="0" w:line="240" w:lineRule="auto"/>
            </w:pPr>
          </w:p>
          <w:p w:rsidR="002C4112" w:rsidRPr="00CE361B" w:rsidRDefault="002C4112" w:rsidP="00CE361B">
            <w:pPr>
              <w:spacing w:after="0" w:line="240" w:lineRule="auto"/>
              <w:rPr>
                <w:b/>
              </w:rPr>
            </w:pPr>
          </w:p>
        </w:tc>
      </w:tr>
    </w:tbl>
    <w:p w:rsidR="0029662F" w:rsidRDefault="00ED41A1" w:rsidP="0029662F">
      <w:pPr>
        <w:rPr>
          <w:i/>
        </w:rPr>
      </w:pPr>
      <w:r>
        <w:br w:type="page"/>
      </w:r>
      <w:r w:rsidR="0029662F">
        <w:rPr>
          <w:i/>
        </w:rPr>
        <w:lastRenderedPageBreak/>
        <w:t>{Guidance on Report format given below, this is not mandatory and can be modified as required}</w:t>
      </w:r>
    </w:p>
    <w:p w:rsidR="0029662F" w:rsidRPr="002C4112" w:rsidRDefault="0029662F" w:rsidP="0029662F">
      <w:r w:rsidRPr="0029662F">
        <w:rPr>
          <w:rFonts w:ascii="Cambria" w:hAnsi="Cambria"/>
          <w:b/>
          <w:color w:val="365F91"/>
          <w:sz w:val="28"/>
          <w:szCs w:val="28"/>
        </w:rPr>
        <w:t>Table of Contents</w:t>
      </w:r>
    </w:p>
    <w:p w:rsidR="0065333A" w:rsidRDefault="0029662F">
      <w:pPr>
        <w:pStyle w:val="TOC1"/>
        <w:rPr>
          <w:rFonts w:asciiTheme="minorHAnsi" w:eastAsiaTheme="minorEastAsia" w:hAnsiTheme="minorHAnsi" w:cstheme="minorBidi"/>
          <w:noProof/>
          <w:lang w:eastAsia="ja-JP"/>
        </w:rPr>
      </w:pPr>
      <w:r>
        <w:fldChar w:fldCharType="begin"/>
      </w:r>
      <w:r>
        <w:instrText xml:space="preserve"> TOC \o "1-3" \h \z \u </w:instrText>
      </w:r>
      <w:r>
        <w:fldChar w:fldCharType="separate"/>
      </w:r>
      <w:hyperlink w:anchor="_Toc465500889" w:history="1">
        <w:r w:rsidR="0065333A" w:rsidRPr="009C1066">
          <w:rPr>
            <w:rStyle w:val="Hyperlink"/>
            <w:noProof/>
          </w:rPr>
          <w:t>1</w:t>
        </w:r>
        <w:r w:rsidR="0065333A">
          <w:rPr>
            <w:rFonts w:asciiTheme="minorHAnsi" w:eastAsiaTheme="minorEastAsia" w:hAnsiTheme="minorHAnsi" w:cstheme="minorBidi"/>
            <w:noProof/>
            <w:lang w:eastAsia="ja-JP"/>
          </w:rPr>
          <w:tab/>
        </w:r>
        <w:r w:rsidR="0065333A" w:rsidRPr="009C1066">
          <w:rPr>
            <w:rStyle w:val="Hyperlink"/>
            <w:noProof/>
          </w:rPr>
          <w:t>Short Introduction and Objectives of Work</w:t>
        </w:r>
        <w:r w:rsidR="0065333A">
          <w:rPr>
            <w:noProof/>
            <w:webHidden/>
          </w:rPr>
          <w:tab/>
        </w:r>
        <w:r w:rsidR="0065333A">
          <w:rPr>
            <w:noProof/>
            <w:webHidden/>
          </w:rPr>
          <w:fldChar w:fldCharType="begin"/>
        </w:r>
        <w:r w:rsidR="0065333A">
          <w:rPr>
            <w:noProof/>
            <w:webHidden/>
          </w:rPr>
          <w:instrText xml:space="preserve"> PAGEREF _Toc465500889 \h </w:instrText>
        </w:r>
        <w:r w:rsidR="0065333A">
          <w:rPr>
            <w:noProof/>
            <w:webHidden/>
          </w:rPr>
        </w:r>
        <w:r w:rsidR="0065333A">
          <w:rPr>
            <w:noProof/>
            <w:webHidden/>
          </w:rPr>
          <w:fldChar w:fldCharType="separate"/>
        </w:r>
        <w:r w:rsidR="0065333A">
          <w:rPr>
            <w:noProof/>
            <w:webHidden/>
          </w:rPr>
          <w:t>2</w:t>
        </w:r>
        <w:r w:rsidR="0065333A">
          <w:rPr>
            <w:noProof/>
            <w:webHidden/>
          </w:rPr>
          <w:fldChar w:fldCharType="end"/>
        </w:r>
      </w:hyperlink>
    </w:p>
    <w:p w:rsidR="0065333A" w:rsidRDefault="008251E2">
      <w:pPr>
        <w:pStyle w:val="TOC1"/>
        <w:rPr>
          <w:rFonts w:asciiTheme="minorHAnsi" w:eastAsiaTheme="minorEastAsia" w:hAnsiTheme="minorHAnsi" w:cstheme="minorBidi"/>
          <w:noProof/>
          <w:lang w:eastAsia="ja-JP"/>
        </w:rPr>
      </w:pPr>
      <w:hyperlink w:anchor="_Toc465500890" w:history="1">
        <w:r w:rsidR="0065333A" w:rsidRPr="009C1066">
          <w:rPr>
            <w:rStyle w:val="Hyperlink"/>
            <w:noProof/>
          </w:rPr>
          <w:t>2</w:t>
        </w:r>
        <w:r w:rsidR="0065333A">
          <w:rPr>
            <w:rFonts w:asciiTheme="minorHAnsi" w:eastAsiaTheme="minorEastAsia" w:hAnsiTheme="minorHAnsi" w:cstheme="minorBidi"/>
            <w:noProof/>
            <w:lang w:eastAsia="ja-JP"/>
          </w:rPr>
          <w:tab/>
        </w:r>
        <w:r w:rsidR="0065333A" w:rsidRPr="009C1066">
          <w:rPr>
            <w:rStyle w:val="Hyperlink"/>
            <w:noProof/>
          </w:rPr>
          <w:t>Description of Work</w:t>
        </w:r>
        <w:r w:rsidR="0065333A">
          <w:rPr>
            <w:noProof/>
            <w:webHidden/>
          </w:rPr>
          <w:tab/>
        </w:r>
        <w:r w:rsidR="0065333A">
          <w:rPr>
            <w:noProof/>
            <w:webHidden/>
          </w:rPr>
          <w:fldChar w:fldCharType="begin"/>
        </w:r>
        <w:r w:rsidR="0065333A">
          <w:rPr>
            <w:noProof/>
            <w:webHidden/>
          </w:rPr>
          <w:instrText xml:space="preserve"> PAGEREF _Toc465500890 \h </w:instrText>
        </w:r>
        <w:r w:rsidR="0065333A">
          <w:rPr>
            <w:noProof/>
            <w:webHidden/>
          </w:rPr>
        </w:r>
        <w:r w:rsidR="0065333A">
          <w:rPr>
            <w:noProof/>
            <w:webHidden/>
          </w:rPr>
          <w:fldChar w:fldCharType="separate"/>
        </w:r>
        <w:r w:rsidR="0065333A">
          <w:rPr>
            <w:noProof/>
            <w:webHidden/>
          </w:rPr>
          <w:t>3</w:t>
        </w:r>
        <w:r w:rsidR="0065333A">
          <w:rPr>
            <w:noProof/>
            <w:webHidden/>
          </w:rPr>
          <w:fldChar w:fldCharType="end"/>
        </w:r>
      </w:hyperlink>
    </w:p>
    <w:p w:rsidR="0065333A" w:rsidRDefault="008251E2">
      <w:pPr>
        <w:pStyle w:val="TOC2"/>
        <w:tabs>
          <w:tab w:val="left" w:pos="880"/>
          <w:tab w:val="right" w:leader="dot" w:pos="9237"/>
        </w:tabs>
        <w:rPr>
          <w:rFonts w:asciiTheme="minorHAnsi" w:eastAsiaTheme="minorEastAsia" w:hAnsiTheme="minorHAnsi" w:cstheme="minorBidi"/>
          <w:noProof/>
          <w:lang w:eastAsia="ja-JP"/>
        </w:rPr>
      </w:pPr>
      <w:hyperlink w:anchor="_Toc465500891" w:history="1">
        <w:r w:rsidR="0065333A" w:rsidRPr="009C1066">
          <w:rPr>
            <w:rStyle w:val="Hyperlink"/>
            <w:noProof/>
          </w:rPr>
          <w:t>2.1</w:t>
        </w:r>
        <w:r w:rsidR="0065333A">
          <w:rPr>
            <w:rFonts w:asciiTheme="minorHAnsi" w:eastAsiaTheme="minorEastAsia" w:hAnsiTheme="minorHAnsi" w:cstheme="minorBidi"/>
            <w:noProof/>
            <w:lang w:eastAsia="ja-JP"/>
          </w:rPr>
          <w:tab/>
        </w:r>
        <w:r w:rsidR="0065333A" w:rsidRPr="009C1066">
          <w:rPr>
            <w:rStyle w:val="Hyperlink"/>
            <w:noProof/>
          </w:rPr>
          <w:t>Manufacture</w:t>
        </w:r>
        <w:r w:rsidR="0065333A">
          <w:rPr>
            <w:noProof/>
            <w:webHidden/>
          </w:rPr>
          <w:tab/>
        </w:r>
        <w:r w:rsidR="0065333A">
          <w:rPr>
            <w:noProof/>
            <w:webHidden/>
          </w:rPr>
          <w:fldChar w:fldCharType="begin"/>
        </w:r>
        <w:r w:rsidR="0065333A">
          <w:rPr>
            <w:noProof/>
            <w:webHidden/>
          </w:rPr>
          <w:instrText xml:space="preserve"> PAGEREF _Toc465500891 \h </w:instrText>
        </w:r>
        <w:r w:rsidR="0065333A">
          <w:rPr>
            <w:noProof/>
            <w:webHidden/>
          </w:rPr>
        </w:r>
        <w:r w:rsidR="0065333A">
          <w:rPr>
            <w:noProof/>
            <w:webHidden/>
          </w:rPr>
          <w:fldChar w:fldCharType="separate"/>
        </w:r>
        <w:r w:rsidR="0065333A">
          <w:rPr>
            <w:noProof/>
            <w:webHidden/>
          </w:rPr>
          <w:t>3</w:t>
        </w:r>
        <w:r w:rsidR="0065333A">
          <w:rPr>
            <w:noProof/>
            <w:webHidden/>
          </w:rPr>
          <w:fldChar w:fldCharType="end"/>
        </w:r>
      </w:hyperlink>
    </w:p>
    <w:p w:rsidR="0065333A" w:rsidRDefault="008251E2">
      <w:pPr>
        <w:pStyle w:val="TOC2"/>
        <w:tabs>
          <w:tab w:val="left" w:pos="880"/>
          <w:tab w:val="right" w:leader="dot" w:pos="9237"/>
        </w:tabs>
        <w:rPr>
          <w:rFonts w:asciiTheme="minorHAnsi" w:eastAsiaTheme="minorEastAsia" w:hAnsiTheme="minorHAnsi" w:cstheme="minorBidi"/>
          <w:noProof/>
          <w:lang w:eastAsia="ja-JP"/>
        </w:rPr>
      </w:pPr>
      <w:hyperlink w:anchor="_Toc465500892" w:history="1">
        <w:r w:rsidR="0065333A" w:rsidRPr="009C1066">
          <w:rPr>
            <w:rStyle w:val="Hyperlink"/>
            <w:noProof/>
          </w:rPr>
          <w:t>2.2</w:t>
        </w:r>
        <w:r w:rsidR="0065333A">
          <w:rPr>
            <w:rFonts w:asciiTheme="minorHAnsi" w:eastAsiaTheme="minorEastAsia" w:hAnsiTheme="minorHAnsi" w:cstheme="minorBidi"/>
            <w:noProof/>
            <w:lang w:eastAsia="ja-JP"/>
          </w:rPr>
          <w:tab/>
        </w:r>
        <w:r w:rsidR="0065333A" w:rsidRPr="009C1066">
          <w:rPr>
            <w:rStyle w:val="Hyperlink"/>
            <w:noProof/>
          </w:rPr>
          <w:t>Fabrication and joining</w:t>
        </w:r>
        <w:r w:rsidR="0065333A">
          <w:rPr>
            <w:noProof/>
            <w:webHidden/>
          </w:rPr>
          <w:tab/>
        </w:r>
        <w:r w:rsidR="0065333A">
          <w:rPr>
            <w:noProof/>
            <w:webHidden/>
          </w:rPr>
          <w:fldChar w:fldCharType="begin"/>
        </w:r>
        <w:r w:rsidR="0065333A">
          <w:rPr>
            <w:noProof/>
            <w:webHidden/>
          </w:rPr>
          <w:instrText xml:space="preserve"> PAGEREF _Toc465500892 \h </w:instrText>
        </w:r>
        <w:r w:rsidR="0065333A">
          <w:rPr>
            <w:noProof/>
            <w:webHidden/>
          </w:rPr>
        </w:r>
        <w:r w:rsidR="0065333A">
          <w:rPr>
            <w:noProof/>
            <w:webHidden/>
          </w:rPr>
          <w:fldChar w:fldCharType="separate"/>
        </w:r>
        <w:r w:rsidR="0065333A">
          <w:rPr>
            <w:noProof/>
            <w:webHidden/>
          </w:rPr>
          <w:t>5</w:t>
        </w:r>
        <w:r w:rsidR="0065333A">
          <w:rPr>
            <w:noProof/>
            <w:webHidden/>
          </w:rPr>
          <w:fldChar w:fldCharType="end"/>
        </w:r>
      </w:hyperlink>
    </w:p>
    <w:p w:rsidR="0065333A" w:rsidRDefault="008251E2">
      <w:pPr>
        <w:pStyle w:val="TOC2"/>
        <w:tabs>
          <w:tab w:val="left" w:pos="880"/>
          <w:tab w:val="right" w:leader="dot" w:pos="9237"/>
        </w:tabs>
        <w:rPr>
          <w:rFonts w:asciiTheme="minorHAnsi" w:eastAsiaTheme="minorEastAsia" w:hAnsiTheme="minorHAnsi" w:cstheme="minorBidi"/>
          <w:noProof/>
          <w:lang w:eastAsia="ja-JP"/>
        </w:rPr>
      </w:pPr>
      <w:hyperlink w:anchor="_Toc465500893" w:history="1">
        <w:r w:rsidR="0065333A" w:rsidRPr="009C1066">
          <w:rPr>
            <w:rStyle w:val="Hyperlink"/>
            <w:noProof/>
          </w:rPr>
          <w:t>2.3</w:t>
        </w:r>
        <w:r w:rsidR="0065333A">
          <w:rPr>
            <w:rFonts w:asciiTheme="minorHAnsi" w:eastAsiaTheme="minorEastAsia" w:hAnsiTheme="minorHAnsi" w:cstheme="minorBidi"/>
            <w:noProof/>
            <w:lang w:eastAsia="ja-JP"/>
          </w:rPr>
          <w:tab/>
        </w:r>
        <w:r w:rsidR="0065333A" w:rsidRPr="009C1066">
          <w:rPr>
            <w:rStyle w:val="Hyperlink"/>
            <w:noProof/>
          </w:rPr>
          <w:t>Thermal damage</w:t>
        </w:r>
        <w:r w:rsidR="0065333A">
          <w:rPr>
            <w:noProof/>
            <w:webHidden/>
          </w:rPr>
          <w:tab/>
        </w:r>
        <w:r w:rsidR="0065333A">
          <w:rPr>
            <w:noProof/>
            <w:webHidden/>
          </w:rPr>
          <w:fldChar w:fldCharType="begin"/>
        </w:r>
        <w:r w:rsidR="0065333A">
          <w:rPr>
            <w:noProof/>
            <w:webHidden/>
          </w:rPr>
          <w:instrText xml:space="preserve"> PAGEREF _Toc465500893 \h </w:instrText>
        </w:r>
        <w:r w:rsidR="0065333A">
          <w:rPr>
            <w:noProof/>
            <w:webHidden/>
          </w:rPr>
        </w:r>
        <w:r w:rsidR="0065333A">
          <w:rPr>
            <w:noProof/>
            <w:webHidden/>
          </w:rPr>
          <w:fldChar w:fldCharType="separate"/>
        </w:r>
        <w:r w:rsidR="0065333A">
          <w:rPr>
            <w:noProof/>
            <w:webHidden/>
          </w:rPr>
          <w:t>6</w:t>
        </w:r>
        <w:r w:rsidR="0065333A">
          <w:rPr>
            <w:noProof/>
            <w:webHidden/>
          </w:rPr>
          <w:fldChar w:fldCharType="end"/>
        </w:r>
      </w:hyperlink>
    </w:p>
    <w:p w:rsidR="0065333A" w:rsidRDefault="008251E2">
      <w:pPr>
        <w:pStyle w:val="TOC2"/>
        <w:tabs>
          <w:tab w:val="left" w:pos="880"/>
          <w:tab w:val="right" w:leader="dot" w:pos="9237"/>
        </w:tabs>
        <w:rPr>
          <w:rFonts w:asciiTheme="minorHAnsi" w:eastAsiaTheme="minorEastAsia" w:hAnsiTheme="minorHAnsi" w:cstheme="minorBidi"/>
          <w:noProof/>
          <w:lang w:eastAsia="ja-JP"/>
        </w:rPr>
      </w:pPr>
      <w:hyperlink w:anchor="_Toc465500894" w:history="1">
        <w:r w:rsidR="0065333A" w:rsidRPr="009C1066">
          <w:rPr>
            <w:rStyle w:val="Hyperlink"/>
            <w:noProof/>
          </w:rPr>
          <w:t>2.4</w:t>
        </w:r>
        <w:r w:rsidR="0065333A">
          <w:rPr>
            <w:rFonts w:asciiTheme="minorHAnsi" w:eastAsiaTheme="minorEastAsia" w:hAnsiTheme="minorHAnsi" w:cstheme="minorBidi"/>
            <w:noProof/>
            <w:lang w:eastAsia="ja-JP"/>
          </w:rPr>
          <w:tab/>
        </w:r>
        <w:r w:rsidR="0065333A" w:rsidRPr="009C1066">
          <w:rPr>
            <w:rStyle w:val="Hyperlink"/>
            <w:noProof/>
          </w:rPr>
          <w:t>Corrosion and Erosion</w:t>
        </w:r>
        <w:r w:rsidR="0065333A">
          <w:rPr>
            <w:noProof/>
            <w:webHidden/>
          </w:rPr>
          <w:tab/>
        </w:r>
        <w:r w:rsidR="0065333A">
          <w:rPr>
            <w:noProof/>
            <w:webHidden/>
          </w:rPr>
          <w:fldChar w:fldCharType="begin"/>
        </w:r>
        <w:r w:rsidR="0065333A">
          <w:rPr>
            <w:noProof/>
            <w:webHidden/>
          </w:rPr>
          <w:instrText xml:space="preserve"> PAGEREF _Toc465500894 \h </w:instrText>
        </w:r>
        <w:r w:rsidR="0065333A">
          <w:rPr>
            <w:noProof/>
            <w:webHidden/>
          </w:rPr>
        </w:r>
        <w:r w:rsidR="0065333A">
          <w:rPr>
            <w:noProof/>
            <w:webHidden/>
          </w:rPr>
          <w:fldChar w:fldCharType="separate"/>
        </w:r>
        <w:r w:rsidR="0065333A">
          <w:rPr>
            <w:noProof/>
            <w:webHidden/>
          </w:rPr>
          <w:t>8</w:t>
        </w:r>
        <w:r w:rsidR="0065333A">
          <w:rPr>
            <w:noProof/>
            <w:webHidden/>
          </w:rPr>
          <w:fldChar w:fldCharType="end"/>
        </w:r>
      </w:hyperlink>
    </w:p>
    <w:p w:rsidR="0065333A" w:rsidRDefault="008251E2">
      <w:pPr>
        <w:pStyle w:val="TOC2"/>
        <w:tabs>
          <w:tab w:val="left" w:pos="880"/>
          <w:tab w:val="right" w:leader="dot" w:pos="9237"/>
        </w:tabs>
        <w:rPr>
          <w:rFonts w:asciiTheme="minorHAnsi" w:eastAsiaTheme="minorEastAsia" w:hAnsiTheme="minorHAnsi" w:cstheme="minorBidi"/>
          <w:noProof/>
          <w:lang w:eastAsia="ja-JP"/>
        </w:rPr>
      </w:pPr>
      <w:hyperlink w:anchor="_Toc465500895" w:history="1">
        <w:r w:rsidR="0065333A" w:rsidRPr="009C1066">
          <w:rPr>
            <w:rStyle w:val="Hyperlink"/>
            <w:noProof/>
          </w:rPr>
          <w:t>2.5</w:t>
        </w:r>
        <w:r w:rsidR="0065333A">
          <w:rPr>
            <w:rFonts w:asciiTheme="minorHAnsi" w:eastAsiaTheme="minorEastAsia" w:hAnsiTheme="minorHAnsi" w:cstheme="minorBidi"/>
            <w:noProof/>
            <w:lang w:eastAsia="ja-JP"/>
          </w:rPr>
          <w:tab/>
        </w:r>
        <w:r w:rsidR="0065333A" w:rsidRPr="009C1066">
          <w:rPr>
            <w:rStyle w:val="Hyperlink"/>
            <w:noProof/>
          </w:rPr>
          <w:t>Tritium Retention</w:t>
        </w:r>
        <w:r w:rsidR="0065333A">
          <w:rPr>
            <w:noProof/>
            <w:webHidden/>
          </w:rPr>
          <w:tab/>
        </w:r>
        <w:r w:rsidR="0065333A">
          <w:rPr>
            <w:noProof/>
            <w:webHidden/>
          </w:rPr>
          <w:fldChar w:fldCharType="begin"/>
        </w:r>
        <w:r w:rsidR="0065333A">
          <w:rPr>
            <w:noProof/>
            <w:webHidden/>
          </w:rPr>
          <w:instrText xml:space="preserve"> PAGEREF _Toc465500895 \h </w:instrText>
        </w:r>
        <w:r w:rsidR="0065333A">
          <w:rPr>
            <w:noProof/>
            <w:webHidden/>
          </w:rPr>
        </w:r>
        <w:r w:rsidR="0065333A">
          <w:rPr>
            <w:noProof/>
            <w:webHidden/>
          </w:rPr>
          <w:fldChar w:fldCharType="separate"/>
        </w:r>
        <w:r w:rsidR="0065333A">
          <w:rPr>
            <w:noProof/>
            <w:webHidden/>
          </w:rPr>
          <w:t>8</w:t>
        </w:r>
        <w:r w:rsidR="0065333A">
          <w:rPr>
            <w:noProof/>
            <w:webHidden/>
          </w:rPr>
          <w:fldChar w:fldCharType="end"/>
        </w:r>
      </w:hyperlink>
    </w:p>
    <w:p w:rsidR="009564BF" w:rsidRPr="009564BF" w:rsidRDefault="008251E2" w:rsidP="009564BF">
      <w:pPr>
        <w:pStyle w:val="TOC1"/>
        <w:rPr>
          <w:rFonts w:asciiTheme="minorHAnsi" w:eastAsiaTheme="minorEastAsia" w:hAnsiTheme="minorHAnsi" w:cstheme="minorBidi"/>
          <w:noProof/>
          <w:lang w:eastAsia="ja-JP"/>
        </w:rPr>
      </w:pPr>
      <w:hyperlink w:anchor="_Toc465500896" w:history="1">
        <w:r w:rsidR="0065333A" w:rsidRPr="009C1066">
          <w:rPr>
            <w:rStyle w:val="Hyperlink"/>
            <w:noProof/>
          </w:rPr>
          <w:t>3</w:t>
        </w:r>
        <w:r w:rsidR="0065333A">
          <w:rPr>
            <w:rFonts w:asciiTheme="minorHAnsi" w:eastAsiaTheme="minorEastAsia" w:hAnsiTheme="minorHAnsi" w:cstheme="minorBidi"/>
            <w:noProof/>
            <w:lang w:eastAsia="ja-JP"/>
          </w:rPr>
          <w:tab/>
        </w:r>
        <w:r w:rsidR="0065333A" w:rsidRPr="009C1066">
          <w:rPr>
            <w:rStyle w:val="Hyperlink"/>
            <w:noProof/>
          </w:rPr>
          <w:t>Conclusion</w:t>
        </w:r>
        <w:r w:rsidR="0065333A">
          <w:rPr>
            <w:noProof/>
            <w:webHidden/>
          </w:rPr>
          <w:tab/>
        </w:r>
        <w:r w:rsidR="0065333A">
          <w:rPr>
            <w:noProof/>
            <w:webHidden/>
          </w:rPr>
          <w:fldChar w:fldCharType="begin"/>
        </w:r>
        <w:r w:rsidR="0065333A">
          <w:rPr>
            <w:noProof/>
            <w:webHidden/>
          </w:rPr>
          <w:instrText xml:space="preserve"> PAGEREF _Toc465500896 \h </w:instrText>
        </w:r>
        <w:r w:rsidR="0065333A">
          <w:rPr>
            <w:noProof/>
            <w:webHidden/>
          </w:rPr>
        </w:r>
        <w:r w:rsidR="0065333A">
          <w:rPr>
            <w:noProof/>
            <w:webHidden/>
          </w:rPr>
          <w:fldChar w:fldCharType="separate"/>
        </w:r>
        <w:r w:rsidR="0065333A">
          <w:rPr>
            <w:noProof/>
            <w:webHidden/>
          </w:rPr>
          <w:t>9</w:t>
        </w:r>
        <w:r w:rsidR="0065333A">
          <w:rPr>
            <w:noProof/>
            <w:webHidden/>
          </w:rPr>
          <w:fldChar w:fldCharType="end"/>
        </w:r>
      </w:hyperlink>
    </w:p>
    <w:p w:rsidR="0065333A" w:rsidRDefault="008251E2">
      <w:pPr>
        <w:pStyle w:val="TOC1"/>
        <w:rPr>
          <w:rFonts w:asciiTheme="minorHAnsi" w:eastAsiaTheme="minorEastAsia" w:hAnsiTheme="minorHAnsi" w:cstheme="minorBidi"/>
          <w:noProof/>
          <w:lang w:eastAsia="ja-JP"/>
        </w:rPr>
      </w:pPr>
      <w:hyperlink w:anchor="_Toc465500897" w:history="1">
        <w:r w:rsidR="0065333A" w:rsidRPr="009C1066">
          <w:rPr>
            <w:rStyle w:val="Hyperlink"/>
            <w:noProof/>
            <w:lang w:val="it-IT"/>
          </w:rPr>
          <w:t>4</w:t>
        </w:r>
        <w:r w:rsidR="0065333A">
          <w:rPr>
            <w:rFonts w:asciiTheme="minorHAnsi" w:eastAsiaTheme="minorEastAsia" w:hAnsiTheme="minorHAnsi" w:cstheme="minorBidi"/>
            <w:noProof/>
            <w:lang w:eastAsia="ja-JP"/>
          </w:rPr>
          <w:tab/>
        </w:r>
        <w:r w:rsidR="0065333A" w:rsidRPr="009C1066">
          <w:rPr>
            <w:rStyle w:val="Hyperlink"/>
            <w:noProof/>
            <w:lang w:val="it-IT"/>
          </w:rPr>
          <w:t>References</w:t>
        </w:r>
        <w:r w:rsidR="0065333A">
          <w:rPr>
            <w:noProof/>
            <w:webHidden/>
          </w:rPr>
          <w:tab/>
        </w:r>
        <w:r w:rsidR="0065333A">
          <w:rPr>
            <w:noProof/>
            <w:webHidden/>
          </w:rPr>
          <w:fldChar w:fldCharType="begin"/>
        </w:r>
        <w:r w:rsidR="0065333A">
          <w:rPr>
            <w:noProof/>
            <w:webHidden/>
          </w:rPr>
          <w:instrText xml:space="preserve"> PAGEREF _Toc465500897 \h </w:instrText>
        </w:r>
        <w:r w:rsidR="0065333A">
          <w:rPr>
            <w:noProof/>
            <w:webHidden/>
          </w:rPr>
        </w:r>
        <w:r w:rsidR="0065333A">
          <w:rPr>
            <w:noProof/>
            <w:webHidden/>
          </w:rPr>
          <w:fldChar w:fldCharType="separate"/>
        </w:r>
        <w:r w:rsidR="0065333A">
          <w:rPr>
            <w:noProof/>
            <w:webHidden/>
          </w:rPr>
          <w:t>9</w:t>
        </w:r>
        <w:r w:rsidR="0065333A">
          <w:rPr>
            <w:noProof/>
            <w:webHidden/>
          </w:rPr>
          <w:fldChar w:fldCharType="end"/>
        </w:r>
      </w:hyperlink>
    </w:p>
    <w:p w:rsidR="0029662F" w:rsidRDefault="0029662F" w:rsidP="0029662F">
      <w:r>
        <w:rPr>
          <w:b/>
          <w:bCs/>
          <w:noProof/>
        </w:rPr>
        <w:fldChar w:fldCharType="end"/>
      </w:r>
    </w:p>
    <w:p w:rsidR="0029662F" w:rsidRDefault="0029662F" w:rsidP="0029662F">
      <w:pPr>
        <w:pStyle w:val="Heading1"/>
        <w:spacing w:after="240"/>
        <w:ind w:left="431" w:hanging="431"/>
      </w:pPr>
      <w:bookmarkStart w:id="1" w:name="_Toc465500889"/>
      <w:r>
        <w:t>Short Introduction and Objectives of Work</w:t>
      </w:r>
      <w:bookmarkEnd w:id="1"/>
    </w:p>
    <w:p w:rsidR="0029662F" w:rsidRDefault="00903F4A" w:rsidP="00903F4A">
      <w:r>
        <w:t xml:space="preserve">This report describes support work for </w:t>
      </w:r>
      <w:proofErr w:type="spellStart"/>
      <w:r>
        <w:t>CuCrZr</w:t>
      </w:r>
      <w:proofErr w:type="spellEnd"/>
      <w:r>
        <w:t xml:space="preserve"> knowledge and development within EDDI in 2016 and follows from the work conducted within the same project in 2014. Previous work within EDDI consists of a review of </w:t>
      </w:r>
      <w:proofErr w:type="spellStart"/>
      <w:r>
        <w:t>CuCrZr</w:t>
      </w:r>
      <w:proofErr w:type="spellEnd"/>
      <w:r>
        <w:t xml:space="preserve"> baseline material for application within a DEMO environment [</w:t>
      </w:r>
      <w:r w:rsidR="007044F1">
        <w:t>1</w:t>
      </w:r>
      <w:r>
        <w:t>] and design recommendatio</w:t>
      </w:r>
      <w:r w:rsidR="005E3DCD">
        <w:t xml:space="preserve">ns for a </w:t>
      </w:r>
      <w:proofErr w:type="spellStart"/>
      <w:r w:rsidR="005E3DCD">
        <w:t>CuCrZr</w:t>
      </w:r>
      <w:proofErr w:type="spellEnd"/>
      <w:r w:rsidR="005E3DCD">
        <w:t xml:space="preserve"> database [</w:t>
      </w:r>
      <w:r w:rsidR="007044F1">
        <w:t>2</w:t>
      </w:r>
      <w:r>
        <w:t xml:space="preserve">], both of which were produced by the current author in 2014. </w:t>
      </w:r>
      <w:r w:rsidR="001501A2">
        <w:t>Previous work within</w:t>
      </w:r>
      <w:r w:rsidR="009E7206">
        <w:t xml:space="preserve"> focused on the degradation of </w:t>
      </w:r>
      <w:proofErr w:type="spellStart"/>
      <w:r w:rsidR="009E7206">
        <w:t>CuCrZr</w:t>
      </w:r>
      <w:proofErr w:type="spellEnd"/>
      <w:r w:rsidR="009E7206">
        <w:t xml:space="preserve"> subject to irradiation, which is of primary concern for DEMO applications. </w:t>
      </w:r>
      <w:r>
        <w:t xml:space="preserve">The current work consists of a literature survey which provides an update of </w:t>
      </w:r>
      <w:proofErr w:type="spellStart"/>
      <w:r>
        <w:t>CuCrZr</w:t>
      </w:r>
      <w:proofErr w:type="spellEnd"/>
      <w:r>
        <w:t xml:space="preserve"> baseline material for DEMO application by considering recent studies from 2014 onwards.</w:t>
      </w:r>
      <w:r w:rsidR="009E7206">
        <w:t xml:space="preserve"> These developments are focused on some of the more practical aspects of </w:t>
      </w:r>
      <w:proofErr w:type="spellStart"/>
      <w:r w:rsidR="009E7206">
        <w:t>CuCrZr</w:t>
      </w:r>
      <w:proofErr w:type="spellEnd"/>
      <w:r w:rsidR="009E7206">
        <w:t xml:space="preserve"> and do not repeat the concerns regarding irradiation of </w:t>
      </w:r>
      <w:proofErr w:type="spellStart"/>
      <w:r w:rsidR="009E7206">
        <w:t>CuCrZr</w:t>
      </w:r>
      <w:proofErr w:type="spellEnd"/>
      <w:r w:rsidR="009E7206">
        <w:t xml:space="preserve"> </w:t>
      </w:r>
      <w:r w:rsidR="001501A2">
        <w:t>which were addressed in the previous review [</w:t>
      </w:r>
      <w:r w:rsidR="007044F1">
        <w:t>1</w:t>
      </w:r>
      <w:r w:rsidR="001501A2">
        <w:t>].</w:t>
      </w:r>
    </w:p>
    <w:p w:rsidR="0029662F" w:rsidRDefault="0029662F" w:rsidP="00DD2DF7">
      <w:pPr>
        <w:pStyle w:val="Heading1"/>
        <w:spacing w:after="240"/>
        <w:ind w:left="431" w:hanging="431"/>
      </w:pPr>
      <w:bookmarkStart w:id="2" w:name="_Toc465500890"/>
      <w:r>
        <w:t>Description of Work</w:t>
      </w:r>
      <w:bookmarkEnd w:id="2"/>
    </w:p>
    <w:p w:rsidR="00903F4A" w:rsidRDefault="00903F4A" w:rsidP="00903F4A">
      <w:r>
        <w:t xml:space="preserve">As described in previous work </w:t>
      </w:r>
      <w:r w:rsidR="00AF33E8">
        <w:t xml:space="preserve">[1] </w:t>
      </w:r>
      <w:r>
        <w:t xml:space="preserve">application of the </w:t>
      </w:r>
      <w:proofErr w:type="spellStart"/>
      <w:r>
        <w:t>CuCrZr</w:t>
      </w:r>
      <w:proofErr w:type="spellEnd"/>
      <w:r>
        <w:t xml:space="preserve"> system</w:t>
      </w:r>
      <w:r w:rsidR="00AF33E8">
        <w:t xml:space="preserve"> in</w:t>
      </w:r>
      <w:r>
        <w:t xml:space="preserve"> DEMO </w:t>
      </w:r>
      <w:r w:rsidR="00AF33E8">
        <w:t>has restrictive and detrimental design limitations owing to the vulnerability of the precipitation hardened microstructure in an irradiation environment. Several opportunities for optimisation of the alloy exist, yet there potential effectiveness is currently unknown and without prior research these remain highly speculative. Consequently</w:t>
      </w:r>
      <w:r w:rsidR="006C107E">
        <w:t xml:space="preserve">, it was recommended to specify the ITER grade of </w:t>
      </w:r>
      <w:proofErr w:type="spellStart"/>
      <w:r w:rsidR="006C107E">
        <w:t>CuCrZr</w:t>
      </w:r>
      <w:proofErr w:type="spellEnd"/>
      <w:r w:rsidR="006C107E">
        <w:t xml:space="preserve"> for DEMO applications and benefit from the extensive development and database work undertaken to date. The aforementioned design limitations this imposes on DEMO, particularly the incredibly small operational temperature window of </w:t>
      </w:r>
      <w:proofErr w:type="spellStart"/>
      <w:r w:rsidR="006C107E">
        <w:t>CuCrZr</w:t>
      </w:r>
      <w:proofErr w:type="spellEnd"/>
      <w:r w:rsidR="006C107E">
        <w:t xml:space="preserve"> [</w:t>
      </w:r>
      <w:r w:rsidR="007044F1">
        <w:t>3</w:t>
      </w:r>
      <w:r w:rsidR="006C107E">
        <w:t>], manifests a considerable risk to the engineering feasibility of DEMO.</w:t>
      </w:r>
    </w:p>
    <w:p w:rsidR="00AF33E8" w:rsidRDefault="00AF33E8" w:rsidP="00903F4A">
      <w:r>
        <w:t xml:space="preserve">The most recent work found in the open literature relates to </w:t>
      </w:r>
      <w:r w:rsidR="006C107E">
        <w:t>current</w:t>
      </w:r>
      <w:r>
        <w:t xml:space="preserve"> concerns </w:t>
      </w:r>
      <w:r w:rsidR="006C107E">
        <w:t xml:space="preserve">in manufacture, fabrication and joining, performance under </w:t>
      </w:r>
      <w:r w:rsidR="00AF6F3E">
        <w:t>thermal</w:t>
      </w:r>
      <w:r w:rsidR="006C107E">
        <w:t xml:space="preserve"> loading, corrosion and tritium retention.</w:t>
      </w:r>
    </w:p>
    <w:p w:rsidR="0065333A" w:rsidRDefault="0065333A" w:rsidP="00903F4A"/>
    <w:p w:rsidR="00D949B3" w:rsidRDefault="00D949B3" w:rsidP="002C7D0B">
      <w:pPr>
        <w:pStyle w:val="Heading2"/>
      </w:pPr>
      <w:bookmarkStart w:id="3" w:name="_Toc465500891"/>
      <w:r w:rsidRPr="00D949B3">
        <w:t>Manufacture</w:t>
      </w:r>
      <w:bookmarkEnd w:id="3"/>
    </w:p>
    <w:p w:rsidR="002D6B4E" w:rsidRPr="002D6B4E" w:rsidRDefault="002D6B4E" w:rsidP="002D6B4E"/>
    <w:p w:rsidR="008A14BF" w:rsidRDefault="008A14BF" w:rsidP="00903F4A">
      <w:r>
        <w:t xml:space="preserve">One of the conclusions in the Baseline of </w:t>
      </w:r>
      <w:proofErr w:type="spellStart"/>
      <w:r>
        <w:t>CuCrZr</w:t>
      </w:r>
      <w:proofErr w:type="spellEnd"/>
      <w:r>
        <w:t xml:space="preserve"> for DEMO [</w:t>
      </w:r>
      <w:r w:rsidR="007044F1">
        <w:t>1</w:t>
      </w:r>
      <w:r>
        <w:t>] was that the application of cold work after solution annealing may maintain work hardenability in the irradiated material whilst preserv</w:t>
      </w:r>
      <w:r w:rsidR="00F351B8">
        <w:t>e</w:t>
      </w:r>
      <w:r>
        <w:t xml:space="preserve"> ductility and fracture toughness</w:t>
      </w:r>
      <w:r w:rsidR="005E3DCD">
        <w:t xml:space="preserve"> [</w:t>
      </w:r>
      <w:r w:rsidR="007044F1">
        <w:t>4</w:t>
      </w:r>
      <w:r w:rsidR="005E3DCD">
        <w:t>]</w:t>
      </w:r>
      <w:r>
        <w:t xml:space="preserve">. </w:t>
      </w:r>
      <w:r w:rsidR="00472C34">
        <w:t>However it has also been shown to enhance irradiation induced softening following irradiation at high temperatures [</w:t>
      </w:r>
      <w:r w:rsidR="007044F1">
        <w:t>5</w:t>
      </w:r>
      <w:r w:rsidR="00472C34">
        <w:t>].</w:t>
      </w:r>
    </w:p>
    <w:p w:rsidR="00AB679C" w:rsidRDefault="00AB679C" w:rsidP="00472C34">
      <w:pPr>
        <w:jc w:val="center"/>
      </w:pPr>
      <w:r>
        <w:rPr>
          <w:noProof/>
          <w:lang w:eastAsia="ja-JP"/>
        </w:rPr>
        <w:drawing>
          <wp:inline distT="0" distB="0" distL="0" distR="0" wp14:anchorId="0F394B5F" wp14:editId="295A6B60">
            <wp:extent cx="3432159" cy="247285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906" t="16391" r="28455" b="8458"/>
                    <a:stretch/>
                  </pic:blipFill>
                  <pic:spPr bwMode="auto">
                    <a:xfrm>
                      <a:off x="0" y="0"/>
                      <a:ext cx="3443193" cy="2480805"/>
                    </a:xfrm>
                    <a:prstGeom prst="rect">
                      <a:avLst/>
                    </a:prstGeom>
                    <a:ln>
                      <a:noFill/>
                    </a:ln>
                    <a:extLst>
                      <a:ext uri="{53640926-AAD7-44D8-BBD7-CCE9431645EC}">
                        <a14:shadowObscured xmlns:a14="http://schemas.microsoft.com/office/drawing/2010/main"/>
                      </a:ext>
                    </a:extLst>
                  </pic:spPr>
                </pic:pic>
              </a:graphicData>
            </a:graphic>
          </wp:inline>
        </w:drawing>
      </w:r>
    </w:p>
    <w:p w:rsidR="00472C34" w:rsidRDefault="00472C34" w:rsidP="00472C34">
      <w:pPr>
        <w:pStyle w:val="Caption"/>
      </w:pPr>
      <w:r>
        <w:t xml:space="preserve">Figure </w:t>
      </w:r>
      <w:fldSimple w:instr=" SEQ Figure \* ARABIC ">
        <w:r>
          <w:rPr>
            <w:noProof/>
          </w:rPr>
          <w:t>1</w:t>
        </w:r>
      </w:fldSimple>
      <w:r>
        <w:t xml:space="preserve">: Minimum tensile strength before and after irradiation (&gt;0.5dpa) of </w:t>
      </w:r>
      <w:proofErr w:type="spellStart"/>
      <w:r>
        <w:t>CuCrZr</w:t>
      </w:r>
      <w:proofErr w:type="spellEnd"/>
      <w:r>
        <w:t xml:space="preserve"> in the peak aged (SAA) and cold worked peak aged (</w:t>
      </w:r>
      <w:proofErr w:type="spellStart"/>
      <w:r>
        <w:t>SAcwA</w:t>
      </w:r>
      <w:proofErr w:type="spellEnd"/>
      <w:r>
        <w:t>) conditions</w:t>
      </w:r>
      <w:r w:rsidR="007044F1">
        <w:t xml:space="preserve"> [5</w:t>
      </w:r>
      <w:r>
        <w:t>].</w:t>
      </w:r>
    </w:p>
    <w:p w:rsidR="007F57E9" w:rsidRDefault="00F351B8" w:rsidP="00903F4A">
      <w:r>
        <w:t xml:space="preserve">Further work has been conducted on this subject, including the use of equal channel angular pressing </w:t>
      </w:r>
      <w:r w:rsidR="009C1677">
        <w:t xml:space="preserve">(ECAP) </w:t>
      </w:r>
      <w:r w:rsidR="007044F1">
        <w:t>[6</w:t>
      </w:r>
      <w:r>
        <w:t xml:space="preserve">] to induce cold work in the </w:t>
      </w:r>
      <w:proofErr w:type="spellStart"/>
      <w:r>
        <w:t>CuCrZr</w:t>
      </w:r>
      <w:proofErr w:type="spellEnd"/>
      <w:r>
        <w:t xml:space="preserve"> system.</w:t>
      </w:r>
      <w:r w:rsidR="009C1677">
        <w:t xml:space="preserve"> </w:t>
      </w:r>
      <w:proofErr w:type="spellStart"/>
      <w:r w:rsidR="009C1677">
        <w:t>Kvackai</w:t>
      </w:r>
      <w:proofErr w:type="spellEnd"/>
      <w:r w:rsidR="009C1677">
        <w:t xml:space="preserve"> et al. [</w:t>
      </w:r>
      <w:r w:rsidR="007044F1">
        <w:t>7</w:t>
      </w:r>
      <w:r w:rsidR="009C1677">
        <w:t xml:space="preserve">] investigated the effect of ECAP on the </w:t>
      </w:r>
      <w:proofErr w:type="spellStart"/>
      <w:r w:rsidR="009C1677">
        <w:t>CuCrZr</w:t>
      </w:r>
      <w:proofErr w:type="spellEnd"/>
      <w:r w:rsidR="009C1677">
        <w:t xml:space="preserve"> system by use of tensile tests. After one ECAP pass with a channel angle of φ=90°, ψ=32° and a diameter of 10mm, the yield stress of </w:t>
      </w:r>
      <w:proofErr w:type="spellStart"/>
      <w:r w:rsidR="009C1677">
        <w:t>CuCrZr</w:t>
      </w:r>
      <w:proofErr w:type="spellEnd"/>
      <w:r w:rsidR="009C1677">
        <w:t xml:space="preserve"> in the solution annealed condition increase by 236MPa.</w:t>
      </w:r>
      <w:r w:rsidR="00697B94">
        <w:t xml:space="preserve"> Further strength was achieved upon ageing the material after ECAP, however this was not compared to the same material aged without ECAP and therefore it is not possible to compare the effect of ECAP on the strength of the final alloy product from this work. Unfortunately no data or information regarding the tensile properties other than yield stress was reported; therefore it is also not possible to comment on the effect of ECAP on the ultimate tensile stress and ductility of this material. The additional strength achieved by ECAP</w:t>
      </w:r>
      <w:r w:rsidR="007F57E9">
        <w:t xml:space="preserve"> </w:t>
      </w:r>
      <w:r w:rsidR="009C1677">
        <w:t xml:space="preserve">was attributed to </w:t>
      </w:r>
      <w:r w:rsidR="007F57E9">
        <w:t>grain size refinement</w:t>
      </w:r>
      <w:r w:rsidR="009C1677">
        <w:t>, however in an alloy system highly limited and susceptible to creep by grain boundary sliding (Coble creep), the use of this technique for improved strength must be assessed with potential implications of creep resistance also (for example see ref. [</w:t>
      </w:r>
      <w:r w:rsidR="007044F1">
        <w:t>8</w:t>
      </w:r>
      <w:r w:rsidR="009C1677">
        <w:t>]).</w:t>
      </w:r>
    </w:p>
    <w:p w:rsidR="00E93E85" w:rsidRDefault="00697B94" w:rsidP="00E65D7E">
      <w:r>
        <w:t xml:space="preserve">Interestingly </w:t>
      </w:r>
      <w:r w:rsidR="00A266C1">
        <w:t xml:space="preserve">work by Wang et al. </w:t>
      </w:r>
      <w:r>
        <w:t>showed that the tensile strength and ductility of pure copper can be improved simultaneously by inducing work at cryogenic temperatures</w:t>
      </w:r>
      <w:r w:rsidR="00A266C1">
        <w:t xml:space="preserve"> [</w:t>
      </w:r>
      <w:r w:rsidR="007044F1">
        <w:t>9</w:t>
      </w:r>
      <w:r w:rsidR="00A266C1">
        <w:t>]</w:t>
      </w:r>
      <w:r>
        <w:t xml:space="preserve">. This phenomenon has since been investigated for </w:t>
      </w:r>
      <w:proofErr w:type="spellStart"/>
      <w:r>
        <w:t>CuCrZr</w:t>
      </w:r>
      <w:proofErr w:type="spellEnd"/>
      <w:r>
        <w:t xml:space="preserve"> alloy by </w:t>
      </w:r>
      <w:proofErr w:type="spellStart"/>
      <w:r>
        <w:t>Belyaeva</w:t>
      </w:r>
      <w:proofErr w:type="spellEnd"/>
      <w:r>
        <w:t xml:space="preserve"> et al. [</w:t>
      </w:r>
      <w:r w:rsidR="007044F1">
        <w:t>10</w:t>
      </w:r>
      <w:r>
        <w:t>], who investigated t</w:t>
      </w:r>
      <w:r w:rsidR="00A266C1">
        <w:t xml:space="preserve">he effect of </w:t>
      </w:r>
      <w:r w:rsidR="00E93E85">
        <w:t>ECAP followed by</w:t>
      </w:r>
      <w:r w:rsidR="00E93E85" w:rsidRPr="00E93E85">
        <w:t xml:space="preserve"> </w:t>
      </w:r>
      <w:r w:rsidR="00E93E85">
        <w:t xml:space="preserve">so called </w:t>
      </w:r>
      <w:r w:rsidR="00A266C1">
        <w:t>Quasi-Hydrostatic Extrusion (QHE) at room temperature and</w:t>
      </w:r>
      <w:r w:rsidR="000A238A">
        <w:t xml:space="preserve"> at liquid nitrogen </w:t>
      </w:r>
      <w:r>
        <w:t>temperature</w:t>
      </w:r>
      <w:r w:rsidR="000A238A">
        <w:t xml:space="preserve"> (77K)</w:t>
      </w:r>
      <w:r>
        <w:t xml:space="preserve">. </w:t>
      </w:r>
      <w:proofErr w:type="spellStart"/>
      <w:r w:rsidR="00E93E85">
        <w:t>Microhardness</w:t>
      </w:r>
      <w:proofErr w:type="spellEnd"/>
      <w:r w:rsidR="00E93E85">
        <w:t xml:space="preserve"> tests appear to have been undertaken on a sputtered surface following sputtering resistance experiments reported in [</w:t>
      </w:r>
      <w:r w:rsidR="007044F1">
        <w:t>11, 12</w:t>
      </w:r>
      <w:r w:rsidR="00E93E85">
        <w:t xml:space="preserve">]. The condition of the material is not reported and difficult to ascertain from previous publications, however according to </w:t>
      </w:r>
      <w:r w:rsidR="00E93E85" w:rsidRPr="00E93E85">
        <w:t>[</w:t>
      </w:r>
      <w:r w:rsidR="007044F1">
        <w:t>12</w:t>
      </w:r>
      <w:r w:rsidR="00E93E85" w:rsidRPr="00E93E85">
        <w:t>]</w:t>
      </w:r>
      <w:r w:rsidR="00E93E85">
        <w:t xml:space="preserve"> it appears </w:t>
      </w:r>
      <w:r w:rsidR="00E93E85">
        <w:lastRenderedPageBreak/>
        <w:t xml:space="preserve">that the QHE was </w:t>
      </w:r>
      <w:r w:rsidR="003D0C4E">
        <w:t xml:space="preserve">undertaken on a </w:t>
      </w:r>
      <w:proofErr w:type="spellStart"/>
      <w:r w:rsidR="003D0C4E">
        <w:t>CuCrZr</w:t>
      </w:r>
      <w:proofErr w:type="spellEnd"/>
      <w:r w:rsidR="003D0C4E">
        <w:t xml:space="preserve"> alloy </w:t>
      </w:r>
      <w:r w:rsidR="006923B6">
        <w:t xml:space="preserve">subjected to </w:t>
      </w:r>
      <w:r w:rsidR="003D0C4E">
        <w:t>ECAP</w:t>
      </w:r>
      <w:r w:rsidR="006923B6">
        <w:t xml:space="preserve"> </w:t>
      </w:r>
      <w:r w:rsidR="003D0C4E">
        <w:t xml:space="preserve">and subsequent ageing </w:t>
      </w:r>
      <w:r w:rsidR="00E93E85">
        <w:t>at 450</w:t>
      </w:r>
      <w:r w:rsidR="002D6B4E">
        <w:t xml:space="preserve"> °</w:t>
      </w:r>
      <w:r w:rsidR="00E93E85">
        <w:t xml:space="preserve">C for 1 hour. </w:t>
      </w:r>
      <w:r w:rsidR="00FC6266">
        <w:t>Sputtering by deuterium ions revealed the precipitate microstructure where it appears QHE at 77K leads to a higher dispersion and more homogeneous distribution of precipitate</w:t>
      </w:r>
      <w:r w:rsidR="006923B6">
        <w:t>s</w:t>
      </w:r>
      <w:r w:rsidR="00FC6266">
        <w:t xml:space="preserve"> compared to QHE at 300K, although no quantitative measurements were reported. </w:t>
      </w:r>
      <w:r w:rsidR="003D0C4E">
        <w:t xml:space="preserve">It was shown that the lower diffusion rates and recrystallization in the material subjected to QHE at 77K compared to 300K, resulted in higher grain refinement and greater homogeneity of the precipitate structure. Unsurprisingly the measured hardness was higher for the material extruded at 77K compared to that extruded at 300K, however these results do not indicate the alloys resulting ductility and fracture toughness which </w:t>
      </w:r>
      <w:r w:rsidR="006923B6">
        <w:t>may be affected</w:t>
      </w:r>
      <w:r w:rsidR="003D0C4E">
        <w:t>.</w:t>
      </w:r>
    </w:p>
    <w:p w:rsidR="00E65D7E" w:rsidRDefault="003D0C4E" w:rsidP="00903F4A">
      <w:proofErr w:type="spellStart"/>
      <w:r>
        <w:t>Ihira</w:t>
      </w:r>
      <w:proofErr w:type="spellEnd"/>
      <w:r>
        <w:t xml:space="preserve"> et al. have investigated the effect of </w:t>
      </w:r>
      <w:proofErr w:type="spellStart"/>
      <w:r>
        <w:t>cryo</w:t>
      </w:r>
      <w:proofErr w:type="spellEnd"/>
      <w:r>
        <w:t xml:space="preserve">-rolling </w:t>
      </w:r>
      <w:r w:rsidR="0013213E">
        <w:t xml:space="preserve">(rolling at liquid nitrogen temperature) on </w:t>
      </w:r>
      <w:proofErr w:type="spellStart"/>
      <w:r w:rsidR="0013213E">
        <w:t>CuCrZr</w:t>
      </w:r>
      <w:proofErr w:type="spellEnd"/>
      <w:r w:rsidR="0013213E">
        <w:t xml:space="preserve"> prior to ageing by tensile testing [</w:t>
      </w:r>
      <w:r w:rsidR="00FF7EE8">
        <w:t>13</w:t>
      </w:r>
      <w:r w:rsidR="0013213E">
        <w:t>]. Unlike that reported for pure copper [</w:t>
      </w:r>
      <w:r w:rsidR="00FF7EE8">
        <w:t>9</w:t>
      </w:r>
      <w:r w:rsidR="0013213E">
        <w:t xml:space="preserve">], </w:t>
      </w:r>
      <w:proofErr w:type="spellStart"/>
      <w:r w:rsidR="0013213E">
        <w:t>CuCrZr</w:t>
      </w:r>
      <w:proofErr w:type="spellEnd"/>
      <w:r w:rsidR="0013213E">
        <w:t xml:space="preserve"> did not exhibit enhanced ductility in the </w:t>
      </w:r>
      <w:proofErr w:type="spellStart"/>
      <w:r w:rsidR="0013213E">
        <w:t>cryo</w:t>
      </w:r>
      <w:proofErr w:type="spellEnd"/>
      <w:r w:rsidR="0013213E">
        <w:t>-rolled, recrystallized/aged</w:t>
      </w:r>
      <w:r w:rsidR="006923B6">
        <w:t xml:space="preserve"> state compared to the conventional</w:t>
      </w:r>
      <w:r w:rsidR="0013213E">
        <w:t xml:space="preserve"> as-received alloy. A higher tensile strength was achieved in the </w:t>
      </w:r>
      <w:proofErr w:type="spellStart"/>
      <w:r w:rsidR="0013213E">
        <w:t>cryo</w:t>
      </w:r>
      <w:proofErr w:type="spellEnd"/>
      <w:r w:rsidR="0013213E">
        <w:t xml:space="preserve">-rolled </w:t>
      </w:r>
      <w:proofErr w:type="spellStart"/>
      <w:r w:rsidR="0013213E">
        <w:t>CuCrZr</w:t>
      </w:r>
      <w:proofErr w:type="spellEnd"/>
      <w:r w:rsidR="0013213E">
        <w:t xml:space="preserve"> which was attributed to the enhanced grain refinement achieved at </w:t>
      </w:r>
      <w:proofErr w:type="spellStart"/>
      <w:r w:rsidR="0013213E">
        <w:t>cryo</w:t>
      </w:r>
      <w:proofErr w:type="spellEnd"/>
      <w:r w:rsidR="0013213E">
        <w:t xml:space="preserve">-temperature. </w:t>
      </w:r>
      <w:r w:rsidR="00387A70">
        <w:t xml:space="preserve">Additionally, </w:t>
      </w:r>
      <w:r w:rsidR="0053126C">
        <w:t xml:space="preserve">observed </w:t>
      </w:r>
      <w:r w:rsidR="00387A70">
        <w:t xml:space="preserve">differences in the </w:t>
      </w:r>
      <w:r w:rsidR="002C0F84">
        <w:t xml:space="preserve">rolling direction </w:t>
      </w:r>
      <w:r w:rsidR="00387A70">
        <w:t xml:space="preserve">texture between </w:t>
      </w:r>
      <w:proofErr w:type="spellStart"/>
      <w:r w:rsidR="00387A70">
        <w:t>cryo</w:t>
      </w:r>
      <w:proofErr w:type="spellEnd"/>
      <w:r w:rsidR="00387A70">
        <w:t>-rolled (exhibiting {110</w:t>
      </w:r>
      <w:proofErr w:type="gramStart"/>
      <w:r w:rsidR="00387A70">
        <w:t>}&lt;</w:t>
      </w:r>
      <w:proofErr w:type="gramEnd"/>
      <w:r w:rsidR="00387A70">
        <w:t xml:space="preserve">1-12&gt; brass and {110}&lt;001&gt; Goss orientation) and cold rolled (exhibiting {112}&lt;11-1&gt; copper orientation) Cu and </w:t>
      </w:r>
      <w:proofErr w:type="spellStart"/>
      <w:r w:rsidR="00387A70">
        <w:t>CuCrZr</w:t>
      </w:r>
      <w:proofErr w:type="spellEnd"/>
      <w:r w:rsidR="00387A70">
        <w:t xml:space="preserve"> </w:t>
      </w:r>
      <w:r w:rsidR="0053126C">
        <w:t>can be</w:t>
      </w:r>
      <w:r w:rsidR="00387A70">
        <w:t xml:space="preserve"> attributed to the variation of stacking fault energy at these temperatures</w:t>
      </w:r>
      <w:r w:rsidR="0053126C">
        <w:t xml:space="preserve"> </w:t>
      </w:r>
      <w:r w:rsidR="0053126C" w:rsidRPr="0053126C">
        <w:rPr>
          <w:rFonts w:ascii="Arial" w:hAnsi="Arial" w:cs="Arial"/>
          <w:color w:val="222222"/>
          <w:sz w:val="20"/>
          <w:szCs w:val="20"/>
          <w:shd w:val="clear" w:color="auto" w:fill="FFFFFF"/>
        </w:rPr>
        <w:t>[</w:t>
      </w:r>
      <w:r w:rsidR="001F4295">
        <w:rPr>
          <w:rFonts w:ascii="Arial" w:hAnsi="Arial" w:cs="Arial"/>
          <w:color w:val="222222"/>
          <w:sz w:val="20"/>
          <w:szCs w:val="20"/>
          <w:shd w:val="clear" w:color="auto" w:fill="FFFFFF"/>
        </w:rPr>
        <w:t>14</w:t>
      </w:r>
      <w:r w:rsidR="0053126C" w:rsidRPr="0053126C">
        <w:rPr>
          <w:rFonts w:ascii="Arial" w:hAnsi="Arial" w:cs="Arial"/>
          <w:color w:val="222222"/>
          <w:sz w:val="20"/>
          <w:szCs w:val="20"/>
          <w:shd w:val="clear" w:color="auto" w:fill="FFFFFF"/>
        </w:rPr>
        <w:t>]</w:t>
      </w:r>
      <w:r w:rsidR="00387A70">
        <w:t xml:space="preserve">. It is proposed that the predominantly higher </w:t>
      </w:r>
      <w:proofErr w:type="spellStart"/>
      <w:r w:rsidR="00387A70">
        <w:t>Schmid</w:t>
      </w:r>
      <w:proofErr w:type="spellEnd"/>
      <w:r w:rsidR="00387A70">
        <w:t xml:space="preserve"> factors associated with the brass and Goss orientation texture give rise to enhanced strength and ductility in the rolling direction.</w:t>
      </w:r>
      <w:r w:rsidR="002C0F84">
        <w:t xml:space="preserve"> Considering all tensile data reported were from specimens fabricated such that the tensile axis was parallel to the rolling direction, further work is required to understand if the mechanical benefits of such texture are lost or even degraded </w:t>
      </w:r>
      <w:r w:rsidR="006923B6">
        <w:t xml:space="preserve">in other orientations </w:t>
      </w:r>
      <w:r w:rsidR="002C0F84">
        <w:t>compared</w:t>
      </w:r>
      <w:r w:rsidR="006923B6">
        <w:t xml:space="preserve"> </w:t>
      </w:r>
      <w:r w:rsidR="002C0F84">
        <w:t xml:space="preserve">to an alloy with no texture. Finally, initial engineering stress-strain results from </w:t>
      </w:r>
      <w:proofErr w:type="spellStart"/>
      <w:r w:rsidR="002C0F84">
        <w:t>cryo</w:t>
      </w:r>
      <w:proofErr w:type="spellEnd"/>
      <w:r w:rsidR="002C0F84">
        <w:t xml:space="preserve">-rolled material irradiated in the BR2 reactor at SCK-CEN were reported. These are shown in </w:t>
      </w:r>
      <w:r w:rsidR="002C7D0B">
        <w:fldChar w:fldCharType="begin"/>
      </w:r>
      <w:r w:rsidR="002C7D0B">
        <w:instrText xml:space="preserve"> REF _Ref464752579 \h </w:instrText>
      </w:r>
      <w:r w:rsidR="002C7D0B">
        <w:fldChar w:fldCharType="separate"/>
      </w:r>
      <w:r w:rsidR="002C7D0B">
        <w:t xml:space="preserve">Figure </w:t>
      </w:r>
      <w:r w:rsidR="002C7D0B">
        <w:rPr>
          <w:noProof/>
        </w:rPr>
        <w:t>1</w:t>
      </w:r>
      <w:r w:rsidR="002C7D0B">
        <w:fldChar w:fldCharType="end"/>
      </w:r>
      <w:r w:rsidR="002C0F84">
        <w:t xml:space="preserve">. </w:t>
      </w:r>
      <w:r w:rsidR="00AD0DB1">
        <w:t>The alloys tensile properties appear unchanged following neutron irradiation to an approximate dose of 0.1</w:t>
      </w:r>
      <w:r w:rsidR="002D6B4E">
        <w:t xml:space="preserve"> </w:t>
      </w:r>
      <w:proofErr w:type="spellStart"/>
      <w:r w:rsidR="00AD0DB1">
        <w:t>dpa</w:t>
      </w:r>
      <w:proofErr w:type="spellEnd"/>
      <w:r w:rsidR="00AD0DB1">
        <w:t xml:space="preserve"> at 290</w:t>
      </w:r>
      <w:r w:rsidR="002D6B4E">
        <w:t xml:space="preserve"> </w:t>
      </w:r>
      <w:r w:rsidR="00AD0DB1">
        <w:t xml:space="preserve">°C, indicating </w:t>
      </w:r>
      <w:r w:rsidR="00F50B45">
        <w:t>lucrative</w:t>
      </w:r>
      <w:r w:rsidR="00AD0DB1">
        <w:t xml:space="preserve"> potential for this alloy </w:t>
      </w:r>
      <w:r w:rsidR="00490FE0">
        <w:t>following</w:t>
      </w:r>
      <w:r w:rsidR="00AD0DB1">
        <w:t xml:space="preserve"> manufacturing temperatures and operating temperatures below 475</w:t>
      </w:r>
      <w:r w:rsidR="002D6B4E">
        <w:t xml:space="preserve"> </w:t>
      </w:r>
      <w:r w:rsidR="00AD0DB1">
        <w:t>°C.</w:t>
      </w:r>
      <w:r w:rsidR="00F50B45">
        <w:t xml:space="preserve"> As discussed extensively in previous work [</w:t>
      </w:r>
      <w:r w:rsidR="001F4295">
        <w:t>1</w:t>
      </w:r>
      <w:r w:rsidR="00F50B45">
        <w:t xml:space="preserve">], the effect of irradiation on </w:t>
      </w:r>
      <w:proofErr w:type="spellStart"/>
      <w:r w:rsidR="00F50B45">
        <w:t>CuCrZr</w:t>
      </w:r>
      <w:proofErr w:type="spellEnd"/>
      <w:r w:rsidR="00F50B45">
        <w:t xml:space="preserve"> goes through a transition from hardening to softening at approximately 290</w:t>
      </w:r>
      <w:r w:rsidR="002D6B4E">
        <w:t xml:space="preserve"> </w:t>
      </w:r>
      <w:r w:rsidR="00F50B45">
        <w:t xml:space="preserve">°C as shown in </w:t>
      </w:r>
      <w:r w:rsidR="00490FE0">
        <w:fldChar w:fldCharType="begin"/>
      </w:r>
      <w:r w:rsidR="00490FE0">
        <w:instrText xml:space="preserve"> REF _Ref464898724 \h </w:instrText>
      </w:r>
      <w:r w:rsidR="00490FE0">
        <w:fldChar w:fldCharType="separate"/>
      </w:r>
      <w:r w:rsidR="00485A5E">
        <w:t xml:space="preserve">Figure </w:t>
      </w:r>
      <w:r w:rsidR="00485A5E">
        <w:rPr>
          <w:noProof/>
        </w:rPr>
        <w:t>3</w:t>
      </w:r>
      <w:r w:rsidR="00490FE0">
        <w:fldChar w:fldCharType="end"/>
      </w:r>
      <w:r w:rsidR="00490FE0">
        <w:t xml:space="preserve"> </w:t>
      </w:r>
      <w:r w:rsidR="00F50B45">
        <w:t>[</w:t>
      </w:r>
      <w:r w:rsidR="001F4295">
        <w:t>15</w:t>
      </w:r>
      <w:r w:rsidR="00F50B45">
        <w:t xml:space="preserve">]. Therefore, </w:t>
      </w:r>
      <w:r w:rsidR="00490FE0">
        <w:t xml:space="preserve">it is unfortunate that the apparent radiation resistance of </w:t>
      </w:r>
      <w:proofErr w:type="spellStart"/>
      <w:r w:rsidR="00490FE0">
        <w:t>cryo</w:t>
      </w:r>
      <w:proofErr w:type="spellEnd"/>
      <w:r w:rsidR="00490FE0">
        <w:t xml:space="preserve">-rolled </w:t>
      </w:r>
      <w:proofErr w:type="spellStart"/>
      <w:r w:rsidR="00490FE0">
        <w:t>CuCrZr</w:t>
      </w:r>
      <w:proofErr w:type="spellEnd"/>
      <w:r w:rsidR="00490FE0">
        <w:t xml:space="preserve"> shown in </w:t>
      </w:r>
      <w:r w:rsidR="00485A5E">
        <w:fldChar w:fldCharType="begin"/>
      </w:r>
      <w:r w:rsidR="00485A5E">
        <w:instrText xml:space="preserve"> REF _Ref464752579 \h </w:instrText>
      </w:r>
      <w:r w:rsidR="00485A5E">
        <w:fldChar w:fldCharType="separate"/>
      </w:r>
      <w:r w:rsidR="00485A5E">
        <w:t xml:space="preserve">Figure </w:t>
      </w:r>
      <w:r w:rsidR="00485A5E">
        <w:rPr>
          <w:noProof/>
        </w:rPr>
        <w:t>2</w:t>
      </w:r>
      <w:r w:rsidR="00485A5E">
        <w:fldChar w:fldCharType="end"/>
      </w:r>
      <w:r w:rsidR="00485A5E">
        <w:t xml:space="preserve"> </w:t>
      </w:r>
      <w:r w:rsidR="00490FE0">
        <w:t>may not be representative of irradiation at temperatures above and below 290</w:t>
      </w:r>
      <w:r w:rsidR="002D6B4E">
        <w:t xml:space="preserve"> </w:t>
      </w:r>
      <w:r w:rsidR="00490FE0">
        <w:t>°C.</w:t>
      </w:r>
    </w:p>
    <w:p w:rsidR="000D42C6" w:rsidRDefault="00916ED6" w:rsidP="00903F4A">
      <w:r>
        <w:rPr>
          <w:noProof/>
          <w:lang w:eastAsia="ja-JP"/>
        </w:rPr>
        <w:drawing>
          <wp:inline distT="0" distB="0" distL="0" distR="0">
            <wp:extent cx="2512695" cy="2003425"/>
            <wp:effectExtent l="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46263" t="21182" r="11597" b="18825"/>
                    <a:stretch>
                      <a:fillRect/>
                    </a:stretch>
                  </pic:blipFill>
                  <pic:spPr bwMode="auto">
                    <a:xfrm>
                      <a:off x="0" y="0"/>
                      <a:ext cx="2512695" cy="2003425"/>
                    </a:xfrm>
                    <a:prstGeom prst="rect">
                      <a:avLst/>
                    </a:prstGeom>
                    <a:noFill/>
                    <a:ln>
                      <a:noFill/>
                    </a:ln>
                  </pic:spPr>
                </pic:pic>
              </a:graphicData>
            </a:graphic>
          </wp:inline>
        </w:drawing>
      </w:r>
    </w:p>
    <w:p w:rsidR="002C0F84" w:rsidRDefault="000D42C6" w:rsidP="000D42C6">
      <w:pPr>
        <w:pStyle w:val="Caption"/>
      </w:pPr>
      <w:bookmarkStart w:id="4" w:name="_Ref464752579"/>
      <w:proofErr w:type="gramStart"/>
      <w:r>
        <w:t xml:space="preserve">Figure </w:t>
      </w:r>
      <w:fldSimple w:instr=" SEQ Figure \* ARABIC ">
        <w:r w:rsidR="00472C34">
          <w:rPr>
            <w:noProof/>
          </w:rPr>
          <w:t>2</w:t>
        </w:r>
      </w:fldSimple>
      <w:bookmarkEnd w:id="4"/>
      <w:r>
        <w:t xml:space="preserve">: Engineering stress-strain curves for </w:t>
      </w:r>
      <w:proofErr w:type="spellStart"/>
      <w:r>
        <w:t>cyro</w:t>
      </w:r>
      <w:proofErr w:type="spellEnd"/>
      <w:r>
        <w:t xml:space="preserve">-rolled </w:t>
      </w:r>
      <w:proofErr w:type="spellStart"/>
      <w:r>
        <w:t>CuCrZr</w:t>
      </w:r>
      <w:proofErr w:type="spellEnd"/>
      <w:r>
        <w:t xml:space="preserve"> in the un-irradiated and neutron irradiated condition (0.1dpa at 290°C)</w:t>
      </w:r>
      <w:r w:rsidR="001F4295">
        <w:t xml:space="preserve"> [13</w:t>
      </w:r>
      <w:r w:rsidR="00490FE0">
        <w:t>]</w:t>
      </w:r>
      <w:r>
        <w:t>.</w:t>
      </w:r>
      <w:proofErr w:type="gramEnd"/>
    </w:p>
    <w:p w:rsidR="00490FE0" w:rsidRDefault="00916ED6" w:rsidP="00490FE0">
      <w:pPr>
        <w:rPr>
          <w:noProof/>
          <w:lang w:eastAsia="ja-JP"/>
        </w:rPr>
      </w:pPr>
      <w:r>
        <w:rPr>
          <w:noProof/>
          <w:lang w:eastAsia="ja-JP"/>
        </w:rPr>
        <w:lastRenderedPageBreak/>
        <w:drawing>
          <wp:inline distT="0" distB="0" distL="0" distR="0">
            <wp:extent cx="4309745" cy="3021330"/>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0965" t="13805" r="34892" b="18559"/>
                    <a:stretch>
                      <a:fillRect/>
                    </a:stretch>
                  </pic:blipFill>
                  <pic:spPr bwMode="auto">
                    <a:xfrm>
                      <a:off x="0" y="0"/>
                      <a:ext cx="4309745" cy="3021330"/>
                    </a:xfrm>
                    <a:prstGeom prst="rect">
                      <a:avLst/>
                    </a:prstGeom>
                    <a:noFill/>
                    <a:ln>
                      <a:noFill/>
                    </a:ln>
                  </pic:spPr>
                </pic:pic>
              </a:graphicData>
            </a:graphic>
          </wp:inline>
        </w:drawing>
      </w:r>
    </w:p>
    <w:p w:rsidR="00490FE0" w:rsidRDefault="00490FE0" w:rsidP="00490FE0">
      <w:pPr>
        <w:pStyle w:val="Caption"/>
      </w:pPr>
      <w:bookmarkStart w:id="5" w:name="_Ref464898724"/>
      <w:r>
        <w:t xml:space="preserve">Figure </w:t>
      </w:r>
      <w:fldSimple w:instr=" SEQ Figure \* ARABIC ">
        <w:r w:rsidR="00472C34">
          <w:rPr>
            <w:noProof/>
          </w:rPr>
          <w:t>3</w:t>
        </w:r>
      </w:fldSimple>
      <w:bookmarkEnd w:id="5"/>
      <w:r>
        <w:t xml:space="preserve">: Irradiation-induced changes in yield strength of </w:t>
      </w:r>
      <w:proofErr w:type="spellStart"/>
      <w:proofErr w:type="gramStart"/>
      <w:r>
        <w:t>CuCrZr</w:t>
      </w:r>
      <w:proofErr w:type="spellEnd"/>
      <w:r>
        <w:t>(</w:t>
      </w:r>
      <w:proofErr w:type="gramEnd"/>
      <w:r>
        <w:t>Mg) alloys after various fast neutron irradiations, plotted against irradiation temperature (graph taken from ref. [</w:t>
      </w:r>
      <w:r w:rsidR="001F4295">
        <w:t>15</w:t>
      </w:r>
      <w:r>
        <w:t>]).</w:t>
      </w:r>
    </w:p>
    <w:p w:rsidR="0065333A" w:rsidRPr="0065333A" w:rsidRDefault="0065333A" w:rsidP="0065333A"/>
    <w:p w:rsidR="00D949B3" w:rsidRDefault="00D949B3" w:rsidP="002C7D0B">
      <w:pPr>
        <w:pStyle w:val="Heading2"/>
      </w:pPr>
      <w:bookmarkStart w:id="6" w:name="_Toc465500892"/>
      <w:r w:rsidRPr="00D949B3">
        <w:t>Fabrication and joining</w:t>
      </w:r>
      <w:bookmarkEnd w:id="6"/>
    </w:p>
    <w:p w:rsidR="009E7206" w:rsidRPr="009E7206" w:rsidRDefault="009E7206" w:rsidP="009E7206"/>
    <w:p w:rsidR="00D02E3B" w:rsidRDefault="002C7D0B" w:rsidP="00D949B3">
      <w:r>
        <w:t xml:space="preserve">Owing to superior thermal conductivity </w:t>
      </w:r>
      <w:proofErr w:type="spellStart"/>
      <w:r>
        <w:t>CuCrZr</w:t>
      </w:r>
      <w:proofErr w:type="spellEnd"/>
      <w:r>
        <w:t xml:space="preserve"> is chosen as a main candidate material for the underlying structural components</w:t>
      </w:r>
      <w:r w:rsidR="00633662">
        <w:t xml:space="preserve"> of parts</w:t>
      </w:r>
      <w:r>
        <w:t xml:space="preserve"> which are subject to high heat fluxes, therefore unimpeded thermal transfer from</w:t>
      </w:r>
      <w:r w:rsidR="00633662">
        <w:t xml:space="preserve"> the plasma facing</w:t>
      </w:r>
      <w:r>
        <w:t xml:space="preserve"> </w:t>
      </w:r>
      <w:r w:rsidR="00633662">
        <w:t>components</w:t>
      </w:r>
      <w:r w:rsidR="001842BE">
        <w:t xml:space="preserve"> subject to the high heat loads to the </w:t>
      </w:r>
      <w:proofErr w:type="spellStart"/>
      <w:r w:rsidR="001842BE">
        <w:t>CuCrZr</w:t>
      </w:r>
      <w:proofErr w:type="spellEnd"/>
      <w:r w:rsidR="001842BE">
        <w:t xml:space="preserve"> part is </w:t>
      </w:r>
      <w:r w:rsidR="00633662">
        <w:t>required</w:t>
      </w:r>
      <w:r w:rsidR="00B451B1">
        <w:t xml:space="preserve"> [</w:t>
      </w:r>
      <w:r w:rsidR="001F4295">
        <w:t>16</w:t>
      </w:r>
      <w:r w:rsidR="00B451B1">
        <w:t>]</w:t>
      </w:r>
      <w:r w:rsidR="001842BE">
        <w:t xml:space="preserve">. A good example of </w:t>
      </w:r>
      <w:r w:rsidR="00633662">
        <w:t>a HHF part</w:t>
      </w:r>
      <w:r w:rsidR="001842BE">
        <w:t xml:space="preserve"> is the mono-block geometry for divertor design such as that used for </w:t>
      </w:r>
      <w:r w:rsidR="00633662">
        <w:t xml:space="preserve">the </w:t>
      </w:r>
      <w:r w:rsidR="001842BE">
        <w:t>ITER</w:t>
      </w:r>
      <w:r w:rsidR="00633662">
        <w:t xml:space="preserve"> divertor</w:t>
      </w:r>
      <w:r w:rsidR="00CD2096">
        <w:t xml:space="preserve"> </w:t>
      </w:r>
      <w:r w:rsidR="00633662" w:rsidRPr="00633662">
        <w:rPr>
          <w:sz w:val="20"/>
          <w:szCs w:val="20"/>
        </w:rPr>
        <w:t>[</w:t>
      </w:r>
      <w:r w:rsidR="001F4295">
        <w:rPr>
          <w:sz w:val="20"/>
          <w:szCs w:val="20"/>
        </w:rPr>
        <w:t>17</w:t>
      </w:r>
      <w:r w:rsidR="00633662" w:rsidRPr="00633662">
        <w:rPr>
          <w:sz w:val="20"/>
          <w:szCs w:val="20"/>
        </w:rPr>
        <w:t xml:space="preserve">]. </w:t>
      </w:r>
      <w:r w:rsidR="001842BE">
        <w:t xml:space="preserve">This consists of a </w:t>
      </w:r>
      <w:proofErr w:type="spellStart"/>
      <w:r w:rsidR="001842BE">
        <w:t>CuCrZr</w:t>
      </w:r>
      <w:proofErr w:type="spellEnd"/>
      <w:r w:rsidR="001842BE">
        <w:t xml:space="preserve"> pipe for water coolant, surrounded by tungsten</w:t>
      </w:r>
      <w:r w:rsidR="009A5D5F">
        <w:t xml:space="preserve"> with a pure Cu interlayer</w:t>
      </w:r>
      <w:r w:rsidR="001842BE">
        <w:t xml:space="preserve"> and joined by either brazing or diffusion bonding in the form of hot isostatic pressing (HIP) or hot radial pressing (HRP). The pipe geometry has exhibited a unique problem in thin sections such as </w:t>
      </w:r>
      <w:r w:rsidR="009A5D5F">
        <w:t>the th</w:t>
      </w:r>
      <w:r w:rsidR="00CB258F">
        <w:t xml:space="preserve">in walled pipes used in the </w:t>
      </w:r>
      <w:proofErr w:type="spellStart"/>
      <w:r w:rsidR="00CB258F">
        <w:t>monoblock</w:t>
      </w:r>
      <w:proofErr w:type="spellEnd"/>
      <w:r w:rsidR="00CB258F">
        <w:t xml:space="preserve"> design</w:t>
      </w:r>
      <w:r w:rsidR="009A5D5F">
        <w:t>, whereby coarse Cr precipitates appear to have caused linear ‘dimples’</w:t>
      </w:r>
      <w:r w:rsidR="008F742E">
        <w:t>,</w:t>
      </w:r>
      <w:r w:rsidR="009A5D5F">
        <w:t xml:space="preserve"> scratches</w:t>
      </w:r>
      <w:r w:rsidR="008F742E">
        <w:t xml:space="preserve"> and even cracking</w:t>
      </w:r>
      <w:r w:rsidR="009A5D5F">
        <w:t xml:space="preserve"> on the surface of the Cu matrix during cold drawing [</w:t>
      </w:r>
      <w:r w:rsidR="001F4295">
        <w:t>18</w:t>
      </w:r>
      <w:r w:rsidR="009A5D5F">
        <w:t>]</w:t>
      </w:r>
      <w:r w:rsidR="00CB258F">
        <w:t>.</w:t>
      </w:r>
      <w:r w:rsidR="008F742E">
        <w:t xml:space="preserve"> This resulted in stress concentrators and strain localisation during circumferential deformation on joining by HIP/HRP and operation, making the pipe </w:t>
      </w:r>
      <w:r w:rsidR="002052C5">
        <w:t xml:space="preserve">brittle in the circumferential direction and </w:t>
      </w:r>
      <w:r w:rsidR="008F742E">
        <w:t>susceptible to failure by shear and cracking</w:t>
      </w:r>
      <w:r w:rsidR="002052C5">
        <w:t>.</w:t>
      </w:r>
      <w:r w:rsidR="007B69E4">
        <w:t xml:space="preserve"> Strong progress in the qualification of the ITER divertor design is being made, however in the absence of an accepted method to assess the circumferential mechanical properties of the </w:t>
      </w:r>
      <w:proofErr w:type="spellStart"/>
      <w:r w:rsidR="007B69E4">
        <w:t>CuCrZr</w:t>
      </w:r>
      <w:proofErr w:type="spellEnd"/>
      <w:r w:rsidR="007B69E4">
        <w:t xml:space="preserve"> pipe; this vulnerability in structural integrity of </w:t>
      </w:r>
      <w:proofErr w:type="spellStart"/>
      <w:r w:rsidR="007B69E4">
        <w:t>CuCrZr</w:t>
      </w:r>
      <w:proofErr w:type="spellEnd"/>
      <w:r w:rsidR="007B69E4">
        <w:t xml:space="preserve"> in this orientation may be overlooked. </w:t>
      </w:r>
    </w:p>
    <w:p w:rsidR="00176565" w:rsidRDefault="00176565" w:rsidP="00176565">
      <w:r w:rsidRPr="00D17553">
        <w:t>A fairly common co</w:t>
      </w:r>
      <w:r w:rsidR="00206144">
        <w:t>ncern is the detrimental effect that</w:t>
      </w:r>
      <w:r w:rsidRPr="00D17553">
        <w:t xml:space="preserve"> high temperature manufacturing and join</w:t>
      </w:r>
      <w:r>
        <w:t>in</w:t>
      </w:r>
      <w:r w:rsidRPr="00D17553">
        <w:t xml:space="preserve">g processes have on the </w:t>
      </w:r>
      <w:proofErr w:type="spellStart"/>
      <w:r w:rsidRPr="00D17553">
        <w:t>CuCrZr</w:t>
      </w:r>
      <w:proofErr w:type="spellEnd"/>
      <w:r w:rsidRPr="00D17553">
        <w:t xml:space="preserve"> system.</w:t>
      </w:r>
      <w:r>
        <w:t xml:space="preserve"> The effect of high temperatures during hot isostatic pressing (HIP) bonding has been investigated by </w:t>
      </w:r>
      <w:proofErr w:type="spellStart"/>
      <w:r>
        <w:t>Frayssines</w:t>
      </w:r>
      <w:proofErr w:type="spellEnd"/>
      <w:r>
        <w:t xml:space="preserve"> et al. [</w:t>
      </w:r>
      <w:r w:rsidR="001F4295">
        <w:t>19</w:t>
      </w:r>
      <w:r>
        <w:t>]. The</w:t>
      </w:r>
      <w:r w:rsidR="00554EDE">
        <w:t xml:space="preserve"> effect of Cr content at </w:t>
      </w:r>
      <w:r>
        <w:t>the lower ~0.5</w:t>
      </w:r>
      <w:r w:rsidR="002D6B4E">
        <w:t xml:space="preserve"> </w:t>
      </w:r>
      <w:r>
        <w:t>wt</w:t>
      </w:r>
      <w:proofErr w:type="gramStart"/>
      <w:r>
        <w:t>.%</w:t>
      </w:r>
      <w:proofErr w:type="gramEnd"/>
      <w:r>
        <w:t xml:space="preserve"> and upper ~1.2</w:t>
      </w:r>
      <w:r w:rsidR="002D6B4E">
        <w:t xml:space="preserve"> </w:t>
      </w:r>
      <w:r>
        <w:t>wt.% bounds of that specified EN 12420 and NF EN 12163, two HIP temperatures of 980</w:t>
      </w:r>
      <w:r w:rsidR="002D6B4E">
        <w:t xml:space="preserve"> </w:t>
      </w:r>
      <w:r>
        <w:t>°C and 1040</w:t>
      </w:r>
      <w:r w:rsidR="002D6B4E">
        <w:t xml:space="preserve"> </w:t>
      </w:r>
      <w:r>
        <w:t xml:space="preserve">°C and two different strain rates forming the billets were investigated. It was found that grain sizes following the HIP cycle were significantly larger for the lower Cr content and grain sizes were also larger for the higher HIP temperature. The grain sizes were shown to be slightly influenced </w:t>
      </w:r>
      <w:r>
        <w:lastRenderedPageBreak/>
        <w:t xml:space="preserve">by the billet forming strain rate where higher strain rates resulted in larger grains. Interestingly, the manufacture of </w:t>
      </w:r>
      <w:proofErr w:type="spellStart"/>
      <w:r>
        <w:t>CuCrZr</w:t>
      </w:r>
      <w:proofErr w:type="spellEnd"/>
      <w:r>
        <w:t xml:space="preserve"> IG using a powder metallurgy (PM) route and the classical HIP cycle of 1040</w:t>
      </w:r>
      <w:r w:rsidR="002D6B4E">
        <w:t xml:space="preserve"> </w:t>
      </w:r>
      <w:r>
        <w:t>°C/140</w:t>
      </w:r>
      <w:r w:rsidR="002D6B4E">
        <w:t xml:space="preserve"> </w:t>
      </w:r>
      <w:r>
        <w:t>MPa/2</w:t>
      </w:r>
      <w:r w:rsidR="002D6B4E">
        <w:t xml:space="preserve"> </w:t>
      </w:r>
      <w:r>
        <w:t>h produced an alloy with a mean grain size of 20</w:t>
      </w:r>
      <w:r w:rsidR="002D6B4E">
        <w:t xml:space="preserve"> </w:t>
      </w:r>
      <w:r>
        <w:t xml:space="preserve">µm; this is far smaller than smallest produced in the studies on cast material. The smaller grain size in the PM manufactured material did translate to superior impact toughness in both bulk and joint specimens compared to cast </w:t>
      </w:r>
      <w:proofErr w:type="spellStart"/>
      <w:r>
        <w:t>CuCrZr</w:t>
      </w:r>
      <w:proofErr w:type="spellEnd"/>
      <w:r>
        <w:t>, however the PM material did exhibit lower tensile properties (slightly below ITER specification) perhaps due to a non-optimal chemical composition in the final alloy.</w:t>
      </w:r>
    </w:p>
    <w:p w:rsidR="008663DB" w:rsidRDefault="0068532A" w:rsidP="00D949B3">
      <w:r>
        <w:t>Novel joining processes such as field assisted sintering techniques and explosion bonding [</w:t>
      </w:r>
      <w:r w:rsidR="008F73B5">
        <w:t>20</w:t>
      </w:r>
      <w:r>
        <w:t xml:space="preserve">] do not impart high temperatures onto the materials to be joined and therefore offer the potential to produce joints between </w:t>
      </w:r>
      <w:proofErr w:type="spellStart"/>
      <w:r>
        <w:t>CuCrZr</w:t>
      </w:r>
      <w:proofErr w:type="spellEnd"/>
      <w:r>
        <w:t xml:space="preserve"> and stainless steel or tungsten, without detrimental effects to the mechanical properties. </w:t>
      </w:r>
      <w:r w:rsidR="00520084">
        <w:t xml:space="preserve">Additionally, the coating of tungsten on a surface of </w:t>
      </w:r>
      <w:proofErr w:type="spellStart"/>
      <w:r w:rsidR="00520084">
        <w:t>CuCrZr</w:t>
      </w:r>
      <w:proofErr w:type="spellEnd"/>
      <w:r w:rsidR="00520084">
        <w:t xml:space="preserve"> by chemical vapour deposition (providing a thickness of few tens of µm) [</w:t>
      </w:r>
      <w:r w:rsidR="008F73B5">
        <w:t>21</w:t>
      </w:r>
      <w:r w:rsidR="00520084">
        <w:t>] or galvanic electrodeposition (providing a thickness of few hundred µm) [</w:t>
      </w:r>
      <w:r w:rsidR="008F73B5">
        <w:t>22</w:t>
      </w:r>
      <w:r w:rsidR="00520084">
        <w:t>] may be used to provide a more optimum surface for joining larger sections of tungsten.</w:t>
      </w:r>
      <w:r w:rsidR="00C55F6A">
        <w:t xml:space="preserve"> Finally, the application of functionally graded material</w:t>
      </w:r>
      <w:r w:rsidR="006818B1">
        <w:t xml:space="preserve"> (FGM)</w:t>
      </w:r>
      <w:r w:rsidR="00C55F6A">
        <w:t xml:space="preserve"> is becoming a serious consideration since it overcomes problematic joining issues and relieves highly localised stresses due to thermal mismatch. Research on several methods </w:t>
      </w:r>
      <w:r w:rsidR="000016A3">
        <w:t xml:space="preserve">has now been conducted including laser sintering, </w:t>
      </w:r>
      <w:r w:rsidR="00C55F6A">
        <w:t>vacuum plasma spraying</w:t>
      </w:r>
      <w:r w:rsidR="000016A3">
        <w:t xml:space="preserve">, microwave hot pressing sintering and more recently vacuum melt infiltration methods </w:t>
      </w:r>
      <w:r w:rsidR="00C55F6A">
        <w:t>[</w:t>
      </w:r>
      <w:r w:rsidR="008F73B5">
        <w:t>16</w:t>
      </w:r>
      <w:r w:rsidR="000016A3">
        <w:t xml:space="preserve">, </w:t>
      </w:r>
      <w:r w:rsidR="008F73B5">
        <w:t xml:space="preserve">23, </w:t>
      </w:r>
      <w:proofErr w:type="gramStart"/>
      <w:r w:rsidR="008F73B5">
        <w:t>24</w:t>
      </w:r>
      <w:proofErr w:type="gramEnd"/>
      <w:r w:rsidR="000016A3">
        <w:t>]. Furthe</w:t>
      </w:r>
      <w:r w:rsidR="006818B1">
        <w:t xml:space="preserve">r work is required to develop an FGM </w:t>
      </w:r>
      <w:r w:rsidR="000016A3">
        <w:t>with sufficient density and thermomechanical properties</w:t>
      </w:r>
      <w:r w:rsidR="006818B1">
        <w:t>, yet the feasibility of using vacuum melt infiltrated W-</w:t>
      </w:r>
      <w:proofErr w:type="spellStart"/>
      <w:r w:rsidR="006818B1">
        <w:t>Cu</w:t>
      </w:r>
      <w:r w:rsidR="0026781D">
        <w:t>CrZr</w:t>
      </w:r>
      <w:proofErr w:type="spellEnd"/>
      <w:r w:rsidR="006818B1">
        <w:t xml:space="preserve"> material has been demonstrated with positive results and the performance of this material subjected to high heat flux has been demonstrated</w:t>
      </w:r>
      <w:r w:rsidR="0065258E">
        <w:t xml:space="preserve"> [</w:t>
      </w:r>
      <w:r w:rsidR="008F73B5">
        <w:t>16</w:t>
      </w:r>
      <w:r w:rsidR="0065258E">
        <w:t>]</w:t>
      </w:r>
      <w:r w:rsidR="006818B1">
        <w:t xml:space="preserve">. The latter is discussed further in section </w:t>
      </w:r>
      <w:r w:rsidR="006818B1">
        <w:fldChar w:fldCharType="begin"/>
      </w:r>
      <w:r w:rsidR="006818B1">
        <w:instrText xml:space="preserve"> REF _Ref464809249 \r \h </w:instrText>
      </w:r>
      <w:r w:rsidR="006818B1">
        <w:fldChar w:fldCharType="separate"/>
      </w:r>
      <w:r w:rsidR="006818B1">
        <w:t>2.3</w:t>
      </w:r>
      <w:r w:rsidR="006818B1">
        <w:fldChar w:fldCharType="end"/>
      </w:r>
      <w:r w:rsidR="006818B1">
        <w:t>.</w:t>
      </w:r>
    </w:p>
    <w:p w:rsidR="009E7206" w:rsidRDefault="009E7206" w:rsidP="00D949B3"/>
    <w:p w:rsidR="00D949B3" w:rsidRPr="009765A5" w:rsidRDefault="008663DB" w:rsidP="00B451B1">
      <w:pPr>
        <w:pStyle w:val="Heading2"/>
      </w:pPr>
      <w:bookmarkStart w:id="7" w:name="_Toc465500893"/>
      <w:r>
        <w:t>Thermal damage</w:t>
      </w:r>
      <w:bookmarkEnd w:id="7"/>
    </w:p>
    <w:p w:rsidR="00B26B17" w:rsidRDefault="00B26B17" w:rsidP="00D949B3"/>
    <w:p w:rsidR="003A53F3" w:rsidRDefault="003A53F3" w:rsidP="00D949B3">
      <w:r w:rsidRPr="00B26B17">
        <w:t xml:space="preserve">As </w:t>
      </w:r>
      <w:r w:rsidR="008F73B5">
        <w:t>has been discussed earlier [</w:t>
      </w:r>
      <w:r w:rsidRPr="00B26B17">
        <w:t>1]</w:t>
      </w:r>
      <w:r>
        <w:t xml:space="preserve"> application of </w:t>
      </w:r>
      <w:proofErr w:type="spellStart"/>
      <w:r>
        <w:t>CuCrZr</w:t>
      </w:r>
      <w:proofErr w:type="spellEnd"/>
      <w:r>
        <w:t xml:space="preserve"> in the </w:t>
      </w:r>
      <w:proofErr w:type="spellStart"/>
      <w:r>
        <w:t>divertor</w:t>
      </w:r>
      <w:proofErr w:type="spellEnd"/>
      <w:r>
        <w:t xml:space="preserve"> components is the most demanding environment for this material and aside from irradiation effects, the performance of </w:t>
      </w:r>
      <w:proofErr w:type="spellStart"/>
      <w:r>
        <w:t>CuCrZr</w:t>
      </w:r>
      <w:proofErr w:type="spellEnd"/>
      <w:r>
        <w:t xml:space="preserve"> under cycles of high heat flux is of notable concern. Work to assess the performance of </w:t>
      </w:r>
      <w:proofErr w:type="spellStart"/>
      <w:r>
        <w:t>CuCrZr</w:t>
      </w:r>
      <w:proofErr w:type="spellEnd"/>
      <w:r>
        <w:t xml:space="preserve"> subject to thermal cycling has been conducted by Chatterjee et al. [</w:t>
      </w:r>
      <w:r w:rsidR="008F73B5">
        <w:t>25</w:t>
      </w:r>
      <w:r>
        <w:t xml:space="preserve">]. Samples of a peak aged alloy (480 °C for 3 hours) and over aged alloy (500 °C for 3 hours) were subjected to several cycles which included 290 °C held for 60 s followed by water quench held at 10 s. The elastic modulus, electrical resistivity and lattice strain </w:t>
      </w:r>
      <w:r w:rsidR="009D2149">
        <w:t>were measured periodically in-between selected cycles and damage mechanics was used to assess the degradation of the material, where</w:t>
      </w:r>
      <w:r w:rsidR="00C46FD0">
        <w:t xml:space="preserve"> [</w:t>
      </w:r>
      <w:r w:rsidR="008F73B5">
        <w:t>25</w:t>
      </w:r>
      <w:r w:rsidR="00C46FD0">
        <w:t>]</w:t>
      </w:r>
      <w:r w:rsidR="009D2149">
        <w:t>:</w:t>
      </w:r>
    </w:p>
    <w:p w:rsidR="00C46FD0" w:rsidRPr="009546F8" w:rsidRDefault="008251E2" w:rsidP="00C46FD0">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E</m:t>
                </m:r>
              </m:e>
              <m:sub>
                <m:r>
                  <w:rPr>
                    <w:rFonts w:ascii="Cambria Math" w:hAnsi="Cambria Math"/>
                  </w:rPr>
                  <m:t>0</m:t>
                </m:r>
              </m:sub>
            </m:sSub>
          </m:den>
        </m:f>
        <m:r>
          <w:rPr>
            <w:rFonts w:ascii="Cambria Math" w:hAnsi="Cambria Math"/>
          </w:rPr>
          <m:t>)</m:t>
        </m:r>
      </m:oMath>
      <w:r w:rsidR="009546F8">
        <w:tab/>
      </w:r>
      <w:r w:rsidR="009546F8">
        <w:tab/>
      </w:r>
      <w:r w:rsidR="009546F8">
        <w:tab/>
      </w:r>
      <w:r w:rsidR="009546F8">
        <w:tab/>
      </w:r>
      <w:r w:rsidR="009546F8">
        <w:tab/>
      </w:r>
      <w:r w:rsidR="009546F8">
        <w:tab/>
      </w:r>
      <w:r w:rsidR="009546F8">
        <w:tab/>
      </w:r>
      <w:r w:rsidR="009546F8">
        <w:tab/>
      </w:r>
      <w:r w:rsidR="009546F8">
        <w:rPr>
          <w:i/>
        </w:rPr>
        <w:t>E</w:t>
      </w:r>
      <w:r w:rsidR="009546F8" w:rsidRPr="009546F8">
        <w:rPr>
          <w:i/>
        </w:rPr>
        <w:t>quation 1</w:t>
      </w:r>
    </w:p>
    <w:p w:rsidR="00C46FD0" w:rsidRPr="009546F8" w:rsidRDefault="008251E2" w:rsidP="00C46FD0">
      <m:oMath>
        <m:sSub>
          <m:sSubPr>
            <m:ctrlPr>
              <w:rPr>
                <w:rFonts w:ascii="Cambria Math" w:hAnsi="Cambria Math"/>
                <w:i/>
              </w:rPr>
            </m:ctrlPr>
          </m:sSubPr>
          <m:e>
            <m:r>
              <w:rPr>
                <w:rFonts w:ascii="Cambria Math" w:hAnsi="Cambria Math"/>
              </w:rPr>
              <m:t>D</m:t>
            </m:r>
          </m:e>
          <m:sub>
            <m:r>
              <w:rPr>
                <w:rFonts w:ascii="Cambria Math" w:hAnsi="Cambria Math"/>
              </w:rPr>
              <m:t>ρ</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0</m:t>
                </m:r>
              </m:sub>
            </m:sSub>
          </m:num>
          <m:den>
            <m:sSub>
              <m:sSubPr>
                <m:ctrlPr>
                  <w:rPr>
                    <w:rFonts w:ascii="Cambria Math" w:hAnsi="Cambria Math"/>
                    <w:i/>
                  </w:rPr>
                </m:ctrlPr>
              </m:sSubPr>
              <m:e>
                <m:r>
                  <w:rPr>
                    <w:rFonts w:ascii="Cambria Math" w:hAnsi="Cambria Math"/>
                  </w:rPr>
                  <m:t>ρ</m:t>
                </m:r>
              </m:e>
              <m:sub>
                <m:r>
                  <w:rPr>
                    <w:rFonts w:ascii="Cambria Math" w:hAnsi="Cambria Math"/>
                  </w:rPr>
                  <m:t>N</m:t>
                </m:r>
              </m:sub>
            </m:sSub>
          </m:den>
        </m:f>
        <m:r>
          <w:rPr>
            <w:rFonts w:ascii="Cambria Math" w:hAnsi="Cambria Math"/>
          </w:rPr>
          <m:t>)</m:t>
        </m:r>
      </m:oMath>
      <w:r w:rsidR="009546F8">
        <w:tab/>
      </w:r>
      <w:r w:rsidR="009546F8">
        <w:tab/>
      </w:r>
      <w:r w:rsidR="009546F8">
        <w:tab/>
      </w:r>
      <w:r w:rsidR="009546F8">
        <w:tab/>
      </w:r>
      <w:r w:rsidR="009546F8">
        <w:tab/>
      </w:r>
      <w:r w:rsidR="009546F8">
        <w:tab/>
      </w:r>
      <w:r w:rsidR="009546F8">
        <w:tab/>
      </w:r>
      <w:r w:rsidR="009546F8">
        <w:tab/>
      </w:r>
      <w:r w:rsidR="009546F8">
        <w:rPr>
          <w:i/>
        </w:rPr>
        <w:t>E</w:t>
      </w:r>
      <w:r w:rsidR="009546F8" w:rsidRPr="009546F8">
        <w:rPr>
          <w:i/>
        </w:rPr>
        <w:t xml:space="preserve">quation </w:t>
      </w:r>
      <w:r w:rsidR="009546F8">
        <w:rPr>
          <w:i/>
        </w:rPr>
        <w:t>2</w:t>
      </w:r>
    </w:p>
    <w:p w:rsidR="00C46FD0" w:rsidRPr="009546F8" w:rsidRDefault="008251E2" w:rsidP="00C46FD0">
      <m:oMath>
        <m:sSub>
          <m:sSubPr>
            <m:ctrlPr>
              <w:rPr>
                <w:rFonts w:ascii="Cambria Math" w:hAnsi="Cambria Math"/>
                <w:i/>
              </w:rPr>
            </m:ctrlPr>
          </m:sSubPr>
          <m:e>
            <m:r>
              <w:rPr>
                <w:rFonts w:ascii="Cambria Math" w:hAnsi="Cambria Math"/>
              </w:rPr>
              <m:t>D</m:t>
            </m:r>
          </m:e>
          <m:sub>
            <m:sSup>
              <m:sSupPr>
                <m:ctrlPr>
                  <w:rPr>
                    <w:rFonts w:ascii="Cambria Math" w:hAnsi="Cambria Math"/>
                    <w:i/>
                  </w:rPr>
                </m:ctrlPr>
              </m:sSupPr>
              <m:e>
                <m:r>
                  <w:rPr>
                    <w:rFonts w:ascii="Cambria Math" w:hAnsi="Cambria Math"/>
                  </w:rPr>
                  <m:t>ε</m:t>
                </m:r>
              </m:e>
              <m:sup>
                <m:r>
                  <w:rPr>
                    <w:rFonts w:ascii="Cambria Math" w:hAnsi="Cambria Math"/>
                  </w:rPr>
                  <m:t>hkl</m:t>
                </m:r>
              </m:sup>
            </m:sSup>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ε</m:t>
                </m:r>
              </m:e>
              <m:sub>
                <m:r>
                  <w:rPr>
                    <w:rFonts w:ascii="Cambria Math" w:hAnsi="Cambria Math"/>
                  </w:rPr>
                  <m:t>0</m:t>
                </m:r>
              </m:sub>
              <m:sup>
                <m:r>
                  <w:rPr>
                    <w:rFonts w:ascii="Cambria Math" w:hAnsi="Cambria Math"/>
                  </w:rPr>
                  <m:t>hkl</m:t>
                </m:r>
              </m:sup>
            </m:sSubSup>
          </m:num>
          <m:den>
            <m:sSubSup>
              <m:sSubSupPr>
                <m:ctrlPr>
                  <w:rPr>
                    <w:rFonts w:ascii="Cambria Math" w:hAnsi="Cambria Math"/>
                    <w:i/>
                  </w:rPr>
                </m:ctrlPr>
              </m:sSubSupPr>
              <m:e>
                <m:r>
                  <w:rPr>
                    <w:rFonts w:ascii="Cambria Math" w:hAnsi="Cambria Math"/>
                  </w:rPr>
                  <m:t>ε</m:t>
                </m:r>
              </m:e>
              <m:sub>
                <m:r>
                  <w:rPr>
                    <w:rFonts w:ascii="Cambria Math" w:hAnsi="Cambria Math"/>
                  </w:rPr>
                  <m:t>N</m:t>
                </m:r>
              </m:sub>
              <m:sup>
                <m:r>
                  <w:rPr>
                    <w:rFonts w:ascii="Cambria Math" w:hAnsi="Cambria Math"/>
                  </w:rPr>
                  <m:t>hkl</m:t>
                </m:r>
              </m:sup>
            </m:sSubSup>
          </m:den>
        </m:f>
        <m:r>
          <w:rPr>
            <w:rFonts w:ascii="Cambria Math" w:hAnsi="Cambria Math"/>
          </w:rPr>
          <m:t>)</m:t>
        </m:r>
      </m:oMath>
      <w:r w:rsidR="009546F8">
        <w:tab/>
      </w:r>
      <w:r w:rsidR="009546F8">
        <w:tab/>
      </w:r>
      <w:r w:rsidR="009546F8">
        <w:tab/>
      </w:r>
      <w:r w:rsidR="009546F8">
        <w:tab/>
      </w:r>
      <w:r w:rsidR="009546F8">
        <w:tab/>
      </w:r>
      <w:r w:rsidR="009546F8">
        <w:tab/>
      </w:r>
      <w:r w:rsidR="009546F8">
        <w:tab/>
      </w:r>
      <w:r w:rsidR="009546F8">
        <w:rPr>
          <w:i/>
        </w:rPr>
        <w:t>E</w:t>
      </w:r>
      <w:r w:rsidR="009546F8" w:rsidRPr="009546F8">
        <w:rPr>
          <w:i/>
        </w:rPr>
        <w:t xml:space="preserve">quation </w:t>
      </w:r>
      <w:r w:rsidR="009546F8">
        <w:rPr>
          <w:i/>
        </w:rPr>
        <w:t>3</w:t>
      </w:r>
    </w:p>
    <w:p w:rsidR="009546F8" w:rsidRDefault="00C46FD0" w:rsidP="00D949B3">
      <w:r>
        <w:t xml:space="preserve">Where </w:t>
      </w:r>
      <m:oMath>
        <m:r>
          <w:rPr>
            <w:rFonts w:ascii="Cambria Math" w:hAnsi="Cambria Math"/>
          </w:rPr>
          <m:t>D</m:t>
        </m:r>
      </m:oMath>
      <w:r>
        <w:t xml:space="preserve"> represents damage, </w:t>
      </w:r>
      <m:oMath>
        <m:r>
          <w:rPr>
            <w:rFonts w:ascii="Cambria Math" w:hAnsi="Cambria Math"/>
          </w:rPr>
          <m:t>E</m:t>
        </m:r>
      </m:oMath>
      <w:r>
        <w:t xml:space="preserve"> is elastic modulus, </w:t>
      </w:r>
      <m:oMath>
        <m:r>
          <w:rPr>
            <w:rFonts w:ascii="Cambria Math" w:hAnsi="Cambria Math"/>
          </w:rPr>
          <m:t>ρ</m:t>
        </m:r>
      </m:oMath>
      <w:r>
        <w:t xml:space="preserve"> is electrical resistivity, </w:t>
      </w:r>
      <m:oMath>
        <m:sSup>
          <m:sSupPr>
            <m:ctrlPr>
              <w:rPr>
                <w:rFonts w:ascii="Cambria Math" w:hAnsi="Cambria Math"/>
                <w:i/>
              </w:rPr>
            </m:ctrlPr>
          </m:sSupPr>
          <m:e>
            <m:r>
              <w:rPr>
                <w:rFonts w:ascii="Cambria Math" w:hAnsi="Cambria Math"/>
              </w:rPr>
              <m:t>ε</m:t>
            </m:r>
          </m:e>
          <m:sup>
            <m:r>
              <w:rPr>
                <w:rFonts w:ascii="Cambria Math" w:hAnsi="Cambria Math"/>
              </w:rPr>
              <m:t>hkl</m:t>
            </m:r>
          </m:sup>
        </m:sSup>
      </m:oMath>
      <w:r>
        <w:t xml:space="preserve"> is strain and subscripts </w:t>
      </w:r>
      <m:oMath>
        <m:r>
          <w:rPr>
            <w:rFonts w:ascii="Cambria Math" w:hAnsi="Cambria Math"/>
          </w:rPr>
          <m:t>N</m:t>
        </m:r>
      </m:oMath>
      <w:r>
        <w:t xml:space="preserve"> is the property after </w:t>
      </w:r>
      <m:oMath>
        <m:r>
          <w:rPr>
            <w:rFonts w:ascii="Cambria Math" w:hAnsi="Cambria Math"/>
          </w:rPr>
          <m:t>N</m:t>
        </m:r>
      </m:oMath>
      <w:r>
        <w:t xml:space="preserve"> cycles and </w:t>
      </w:r>
      <m:oMath>
        <m:r>
          <w:rPr>
            <w:rFonts w:ascii="Cambria Math" w:hAnsi="Cambria Math"/>
          </w:rPr>
          <m:t>0</m:t>
        </m:r>
      </m:oMath>
      <w:r>
        <w:t xml:space="preserve"> is the property at the beginning of the test (0 cycles).</w:t>
      </w:r>
      <w:r w:rsidR="009546F8">
        <w:t xml:space="preserve"> The damage to the </w:t>
      </w:r>
      <w:proofErr w:type="gramStart"/>
      <w:r w:rsidR="009546F8">
        <w:t>alloy</w:t>
      </w:r>
      <w:r w:rsidR="004F0A20">
        <w:t xml:space="preserve"> </w:t>
      </w:r>
      <w:r w:rsidR="009546F8">
        <w:t xml:space="preserve"> </w:t>
      </w:r>
      <w:proofErr w:type="gramEnd"/>
      <m:oMath>
        <m:r>
          <w:rPr>
            <w:rFonts w:ascii="Cambria Math" w:hAnsi="Cambria Math"/>
          </w:rPr>
          <m:t>D</m:t>
        </m:r>
      </m:oMath>
      <w:r w:rsidR="009546F8">
        <w:t xml:space="preserve">, is a fraction which increases with the number of cycles and was shown to </w:t>
      </w:r>
      <w:r w:rsidR="009546F8">
        <w:lastRenderedPageBreak/>
        <w:t xml:space="preserve">exhibit saturation. The comparison of the alloys aged at 480 °C and 500 °C for 3 hours is shown in </w:t>
      </w:r>
      <w:r w:rsidR="009546F8">
        <w:fldChar w:fldCharType="begin"/>
      </w:r>
      <w:r w:rsidR="009546F8">
        <w:instrText xml:space="preserve"> REF _Ref465241361 \h </w:instrText>
      </w:r>
      <w:r w:rsidR="009546F8">
        <w:fldChar w:fldCharType="separate"/>
      </w:r>
      <w:r w:rsidR="00485A5E">
        <w:t xml:space="preserve">Figure </w:t>
      </w:r>
      <w:r w:rsidR="00485A5E">
        <w:rPr>
          <w:noProof/>
        </w:rPr>
        <w:t>4</w:t>
      </w:r>
      <w:r w:rsidR="009546F8">
        <w:fldChar w:fldCharType="end"/>
      </w:r>
      <w:r w:rsidR="009546F8">
        <w:t>.</w:t>
      </w:r>
    </w:p>
    <w:p w:rsidR="009546F8" w:rsidRDefault="009546F8" w:rsidP="009546F8">
      <w:pPr>
        <w:keepNext/>
      </w:pPr>
      <w:r>
        <w:rPr>
          <w:noProof/>
          <w:lang w:eastAsia="ja-JP"/>
        </w:rPr>
        <w:drawing>
          <wp:inline distT="0" distB="0" distL="0" distR="0" wp14:anchorId="20D4C62D" wp14:editId="1DC37734">
            <wp:extent cx="5605670" cy="243244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666" t="24585" r="14634" b="22389"/>
                    <a:stretch/>
                  </pic:blipFill>
                  <pic:spPr bwMode="auto">
                    <a:xfrm>
                      <a:off x="0" y="0"/>
                      <a:ext cx="5609285" cy="2434010"/>
                    </a:xfrm>
                    <a:prstGeom prst="rect">
                      <a:avLst/>
                    </a:prstGeom>
                    <a:ln>
                      <a:noFill/>
                    </a:ln>
                    <a:extLst>
                      <a:ext uri="{53640926-AAD7-44D8-BBD7-CCE9431645EC}">
                        <a14:shadowObscured xmlns:a14="http://schemas.microsoft.com/office/drawing/2010/main"/>
                      </a:ext>
                    </a:extLst>
                  </pic:spPr>
                </pic:pic>
              </a:graphicData>
            </a:graphic>
          </wp:inline>
        </w:drawing>
      </w:r>
    </w:p>
    <w:p w:rsidR="009546F8" w:rsidRDefault="009546F8" w:rsidP="009546F8">
      <w:pPr>
        <w:pStyle w:val="Caption"/>
      </w:pPr>
      <w:bookmarkStart w:id="8" w:name="_Ref465241361"/>
      <w:r>
        <w:t xml:space="preserve">Figure </w:t>
      </w:r>
      <w:fldSimple w:instr=" SEQ Figure \* ARABIC ">
        <w:r w:rsidR="00472C34">
          <w:rPr>
            <w:noProof/>
          </w:rPr>
          <w:t>4</w:t>
        </w:r>
      </w:fldSimple>
      <w:bookmarkEnd w:id="8"/>
      <w:r>
        <w:t>: Variation in damage parameters</w:t>
      </w:r>
      <w:r w:rsidR="004F0A2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ρ</m:t>
            </m:r>
          </m:sub>
        </m:sSub>
      </m:oMath>
      <w:r>
        <w:t xml:space="preserve">, </w:t>
      </w:r>
      <m:oMath>
        <m:sSub>
          <m:sSubPr>
            <m:ctrlPr>
              <w:rPr>
                <w:rFonts w:ascii="Cambria Math" w:hAnsi="Cambria Math"/>
                <w:i/>
              </w:rPr>
            </m:ctrlPr>
          </m:sSubPr>
          <m:e>
            <m:r>
              <m:rPr>
                <m:sty m:val="bi"/>
              </m:rPr>
              <w:rPr>
                <w:rFonts w:ascii="Cambria Math" w:hAnsi="Cambria Math"/>
              </w:rPr>
              <m:t>D</m:t>
            </m:r>
          </m:e>
          <m:sub>
            <m:sSup>
              <m:sSupPr>
                <m:ctrlPr>
                  <w:rPr>
                    <w:rFonts w:ascii="Cambria Math" w:hAnsi="Cambria Math"/>
                    <w:i/>
                  </w:rPr>
                </m:ctrlPr>
              </m:sSupPr>
              <m:e>
                <m:r>
                  <m:rPr>
                    <m:sty m:val="bi"/>
                  </m:rPr>
                  <w:rPr>
                    <w:rFonts w:ascii="Cambria Math" w:hAnsi="Cambria Math"/>
                  </w:rPr>
                  <m:t>ε</m:t>
                </m:r>
              </m:e>
              <m:sup>
                <m:r>
                  <m:rPr>
                    <m:sty m:val="bi"/>
                  </m:rPr>
                  <w:rPr>
                    <w:rFonts w:ascii="Cambria Math" w:hAnsi="Cambria Math"/>
                  </w:rPr>
                  <m:t>hkl</m:t>
                </m:r>
              </m:sup>
            </m:sSup>
          </m:sub>
        </m:sSub>
      </m:oMath>
      <w:r>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E</m:t>
            </m:r>
          </m:sub>
        </m:sSub>
      </m:oMath>
      <w:r>
        <w:t xml:space="preserve"> as a function of thermal cycle number for CuCrZr aged at 480 °C and 500 °C for 3 hours [</w:t>
      </w:r>
      <w:r w:rsidR="008F73B5">
        <w:t>25</w:t>
      </w:r>
      <w:r>
        <w:t>].</w:t>
      </w:r>
    </w:p>
    <w:p w:rsidR="00C46FD0" w:rsidRDefault="006D3FFF" w:rsidP="00D949B3">
      <w:r>
        <w:t xml:space="preserve">The range of values on the y-axes for each alloy may indicate that the alloy slightly over aged at 500 °C has superior resistance to damage than the peak aged alloy. The initial absolute values for elastic modulus, electrical resistivity and lattice strain are important to confirm this conclusion, although these were not reported they are unlikely to differ substantially between both alloys before </w:t>
      </w:r>
      <w:r w:rsidR="008663DB">
        <w:t xml:space="preserve">the </w:t>
      </w:r>
      <w:r>
        <w:t>thermal fatigue</w:t>
      </w:r>
      <w:r w:rsidR="008663DB">
        <w:t xml:space="preserve"> experiments</w:t>
      </w:r>
      <w:r>
        <w:t>.</w:t>
      </w:r>
    </w:p>
    <w:p w:rsidR="00CB4A8E" w:rsidRPr="00B26B17" w:rsidRDefault="008663DB" w:rsidP="00D949B3">
      <w:r>
        <w:t>E</w:t>
      </w:r>
      <w:r w:rsidR="00B26B17">
        <w:t xml:space="preserve">fforts to qualify designs such as the </w:t>
      </w:r>
      <w:proofErr w:type="spellStart"/>
      <w:r w:rsidR="00B26B17">
        <w:t>divertor</w:t>
      </w:r>
      <w:proofErr w:type="spellEnd"/>
      <w:r w:rsidR="00B26B17">
        <w:t xml:space="preserve"> </w:t>
      </w:r>
      <w:proofErr w:type="spellStart"/>
      <w:r w:rsidR="00B26B17">
        <w:t>m</w:t>
      </w:r>
      <w:r w:rsidR="008F73B5">
        <w:t>onoblock</w:t>
      </w:r>
      <w:proofErr w:type="spellEnd"/>
      <w:r w:rsidR="008F73B5">
        <w:t xml:space="preserve"> for ITER [17</w:t>
      </w:r>
      <w:r w:rsidR="00B26B17">
        <w:t>] are stepping up and sophisticated high heat flux</w:t>
      </w:r>
      <w:r w:rsidR="00F21AEA">
        <w:t xml:space="preserve"> (HHF)</w:t>
      </w:r>
      <w:r w:rsidR="00B26B17">
        <w:t xml:space="preserve"> testing is being used for this effort [</w:t>
      </w:r>
      <w:r w:rsidR="008F73B5">
        <w:t>26</w:t>
      </w:r>
      <w:r w:rsidR="00B26B17">
        <w:t xml:space="preserve">]. </w:t>
      </w:r>
      <w:r w:rsidR="00F21AEA">
        <w:t xml:space="preserve">Several problems have been observed in an ITER </w:t>
      </w:r>
      <w:proofErr w:type="spellStart"/>
      <w:r w:rsidR="00F21AEA">
        <w:t>monoblock</w:t>
      </w:r>
      <w:proofErr w:type="spellEnd"/>
      <w:r w:rsidR="00F21AEA">
        <w:t xml:space="preserve"> mock-up during HHF testing at the IDTF electron beam facility (St. Petersburg, Russia)</w:t>
      </w:r>
      <w:r w:rsidR="00837DDA">
        <w:t xml:space="preserve"> </w:t>
      </w:r>
      <w:r w:rsidR="00CB4A8E">
        <w:t>with 5000 cycles at 10</w:t>
      </w:r>
      <w:r w:rsidR="002D6B4E">
        <w:t xml:space="preserve"> </w:t>
      </w:r>
      <w:r w:rsidR="00CB4A8E">
        <w:t>MW/m</w:t>
      </w:r>
      <w:r w:rsidR="00CB4A8E" w:rsidRPr="00CB4A8E">
        <w:rPr>
          <w:vertAlign w:val="superscript"/>
        </w:rPr>
        <w:t>2</w:t>
      </w:r>
      <w:r w:rsidR="00CB4A8E">
        <w:t xml:space="preserve"> and 300 cycles at 20</w:t>
      </w:r>
      <w:r w:rsidR="002D6B4E">
        <w:t xml:space="preserve"> </w:t>
      </w:r>
      <w:r w:rsidR="00CB4A8E">
        <w:t>MW/m</w:t>
      </w:r>
      <w:r w:rsidR="00CB4A8E" w:rsidRPr="00CB4A8E">
        <w:rPr>
          <w:vertAlign w:val="superscript"/>
        </w:rPr>
        <w:t>2</w:t>
      </w:r>
      <w:r w:rsidR="00CB4A8E">
        <w:t xml:space="preserve"> corresponding to ITER qualification requirements </w:t>
      </w:r>
      <w:r w:rsidR="00837DDA">
        <w:t>[</w:t>
      </w:r>
      <w:r w:rsidR="008F73B5">
        <w:t>26</w:t>
      </w:r>
      <w:r w:rsidR="00837DDA">
        <w:t>].</w:t>
      </w:r>
      <w:r w:rsidR="00F21AEA">
        <w:t xml:space="preserve"> </w:t>
      </w:r>
      <w:r w:rsidR="0026781D">
        <w:t>The duration of each cycle was not reported, however this is typically 10</w:t>
      </w:r>
      <w:r w:rsidR="002D6B4E">
        <w:t xml:space="preserve"> </w:t>
      </w:r>
      <w:r w:rsidR="0026781D">
        <w:t>s</w:t>
      </w:r>
      <w:r w:rsidR="00F9040F">
        <w:t xml:space="preserve"> for ITER qualification requirements</w:t>
      </w:r>
      <w:r w:rsidR="0026781D">
        <w:t xml:space="preserve"> as reported in ref. [</w:t>
      </w:r>
      <w:r w:rsidR="008F73B5">
        <w:t>27</w:t>
      </w:r>
      <w:r w:rsidR="0026781D">
        <w:t xml:space="preserve">]. </w:t>
      </w:r>
      <w:r w:rsidR="00837DDA">
        <w:t>T</w:t>
      </w:r>
      <w:r w:rsidR="00F21AEA">
        <w:t>hese include macro crack formation on the tungsten surface</w:t>
      </w:r>
      <w:r w:rsidR="0065258E">
        <w:t>, pore</w:t>
      </w:r>
      <w:r w:rsidR="00F21AEA">
        <w:t xml:space="preserve"> formation and delamination in the Cu interlayer and of more relevance here, </w:t>
      </w:r>
      <w:r w:rsidR="0065258E">
        <w:t>the formation of a low conductivity scale layer</w:t>
      </w:r>
      <w:r w:rsidR="00837DDA">
        <w:t xml:space="preserve"> on the inside of the </w:t>
      </w:r>
      <w:proofErr w:type="spellStart"/>
      <w:r w:rsidR="00837DDA">
        <w:t>CuCrZr</w:t>
      </w:r>
      <w:proofErr w:type="spellEnd"/>
      <w:r w:rsidR="00837DDA">
        <w:t>. This scale layer</w:t>
      </w:r>
      <w:r w:rsidR="0065258E">
        <w:t xml:space="preserve"> reduced thermal transfer </w:t>
      </w:r>
      <w:r w:rsidR="00837DDA">
        <w:t xml:space="preserve">and caused </w:t>
      </w:r>
      <w:r w:rsidR="0065258E">
        <w:t xml:space="preserve">the temperature of the </w:t>
      </w:r>
      <w:proofErr w:type="spellStart"/>
      <w:r w:rsidR="0065258E">
        <w:t>CuCrZr</w:t>
      </w:r>
      <w:proofErr w:type="spellEnd"/>
      <w:r w:rsidR="0065258E">
        <w:t xml:space="preserve"> pipe to </w:t>
      </w:r>
      <w:proofErr w:type="gramStart"/>
      <w:r w:rsidR="0065258E">
        <w:t>raise</w:t>
      </w:r>
      <w:proofErr w:type="gramEnd"/>
      <w:r w:rsidR="00837DDA">
        <w:t xml:space="preserve"> by</w:t>
      </w:r>
      <w:r w:rsidR="0065258E">
        <w:t xml:space="preserve"> ~195</w:t>
      </w:r>
      <w:r w:rsidR="002D6B4E">
        <w:t xml:space="preserve"> </w:t>
      </w:r>
      <w:r w:rsidR="0065258E">
        <w:t>°C to a maximum temperature of ~665°</w:t>
      </w:r>
      <w:r w:rsidR="00837DDA">
        <w:t>C</w:t>
      </w:r>
      <w:r w:rsidR="0065258E">
        <w:t xml:space="preserve">. </w:t>
      </w:r>
      <w:r w:rsidR="00837DDA">
        <w:t xml:space="preserve">This temperature excursion resulted in plastic deformation </w:t>
      </w:r>
      <w:r w:rsidR="00D20D5A">
        <w:t>visible</w:t>
      </w:r>
      <w:r w:rsidR="00837DDA">
        <w:t xml:space="preserve"> on the outside surface of the pipe and may be </w:t>
      </w:r>
      <w:r w:rsidR="00D20D5A">
        <w:t>particularly concerning if previously observed manufacturing defects exist in these structures which cause localised strain and cracking [</w:t>
      </w:r>
      <w:r w:rsidR="009D59BF">
        <w:t>18</w:t>
      </w:r>
      <w:r w:rsidR="00D20D5A">
        <w:t xml:space="preserve">]. Corrosion of </w:t>
      </w:r>
      <w:proofErr w:type="spellStart"/>
      <w:r w:rsidR="00D20D5A">
        <w:t>CuCrZr</w:t>
      </w:r>
      <w:proofErr w:type="spellEnd"/>
      <w:r w:rsidR="00D20D5A">
        <w:t xml:space="preserve"> is discussed in further detail in section </w:t>
      </w:r>
      <w:r w:rsidR="00D20D5A">
        <w:fldChar w:fldCharType="begin"/>
      </w:r>
      <w:r w:rsidR="00D20D5A">
        <w:instrText xml:space="preserve"> REF _Ref464813300 \r \h </w:instrText>
      </w:r>
      <w:r w:rsidR="00D20D5A">
        <w:fldChar w:fldCharType="separate"/>
      </w:r>
      <w:r w:rsidR="00D20D5A">
        <w:t>2.4</w:t>
      </w:r>
      <w:r w:rsidR="00D20D5A">
        <w:fldChar w:fldCharType="end"/>
      </w:r>
      <w:r w:rsidR="00D20D5A">
        <w:t>.</w:t>
      </w:r>
      <w:r w:rsidR="00F9040F">
        <w:t xml:space="preserve"> </w:t>
      </w:r>
      <w:r w:rsidR="00CB4A8E">
        <w:t xml:space="preserve">In contrast to the multiple issues described </w:t>
      </w:r>
      <w:r w:rsidR="00F9040F">
        <w:t>by Pintsuk et al. [</w:t>
      </w:r>
      <w:r w:rsidR="009D59BF">
        <w:t>26</w:t>
      </w:r>
      <w:r w:rsidR="00F9040F">
        <w:t>]</w:t>
      </w:r>
      <w:r w:rsidR="00CB4A8E">
        <w:t>, HHF testing on the aforementioned mock</w:t>
      </w:r>
      <w:r w:rsidR="00F9040F">
        <w:t>-</w:t>
      </w:r>
      <w:r w:rsidR="00CB4A8E">
        <w:t>up with FGM W-</w:t>
      </w:r>
      <w:proofErr w:type="spellStart"/>
      <w:r w:rsidR="00CB4A8E">
        <w:t>Cu</w:t>
      </w:r>
      <w:r w:rsidR="0026781D">
        <w:t>CrZr</w:t>
      </w:r>
      <w:proofErr w:type="spellEnd"/>
      <w:r w:rsidR="00F9040F">
        <w:t xml:space="preserve"> appears </w:t>
      </w:r>
      <w:r>
        <w:t>promising;</w:t>
      </w:r>
      <w:r w:rsidR="00F9040F">
        <w:t xml:space="preserve"> however the mock-up was not tested with the number of cycles required for ITER qualification.</w:t>
      </w:r>
    </w:p>
    <w:p w:rsidR="00B451B1" w:rsidRDefault="00B451B1" w:rsidP="00D949B3">
      <w:pPr>
        <w:rPr>
          <w:b/>
        </w:rPr>
      </w:pPr>
    </w:p>
    <w:p w:rsidR="009765A5" w:rsidRPr="009765A5" w:rsidRDefault="009765A5" w:rsidP="00837DDA">
      <w:pPr>
        <w:pStyle w:val="Heading2"/>
      </w:pPr>
      <w:bookmarkStart w:id="9" w:name="_Ref464813300"/>
      <w:bookmarkStart w:id="10" w:name="_Toc465500894"/>
      <w:r w:rsidRPr="009765A5">
        <w:t>Corrosion</w:t>
      </w:r>
      <w:bookmarkEnd w:id="9"/>
      <w:r w:rsidR="004A294B">
        <w:t xml:space="preserve"> and Erosion</w:t>
      </w:r>
      <w:bookmarkEnd w:id="10"/>
    </w:p>
    <w:p w:rsidR="009B5E09" w:rsidRDefault="009B5E09" w:rsidP="00D949B3"/>
    <w:p w:rsidR="009B5E09" w:rsidRDefault="001E3103" w:rsidP="00D949B3">
      <w:r>
        <w:lastRenderedPageBreak/>
        <w:t xml:space="preserve">Corrosion of </w:t>
      </w:r>
      <w:proofErr w:type="spellStart"/>
      <w:r>
        <w:t>CuCrZr</w:t>
      </w:r>
      <w:proofErr w:type="spellEnd"/>
      <w:r>
        <w:t xml:space="preserve"> resulting from direct proximity with high pressure, high speed coolant water required for HHF components is a growing interest following concerning data which suggests high corrosion rates [</w:t>
      </w:r>
      <w:r w:rsidR="009D59BF">
        <w:t>28</w:t>
      </w:r>
      <w:r w:rsidR="00063F15">
        <w:t xml:space="preserve">]. </w:t>
      </w:r>
      <w:r w:rsidR="004A294B">
        <w:t xml:space="preserve">More recent work has confirmed that the corrosion and erosion of </w:t>
      </w:r>
      <w:proofErr w:type="spellStart"/>
      <w:r w:rsidR="004A294B">
        <w:t>CuCrZr</w:t>
      </w:r>
      <w:proofErr w:type="spellEnd"/>
      <w:r w:rsidR="004A294B">
        <w:t xml:space="preserve"> occurs at peak rates of </w:t>
      </w:r>
      <w:proofErr w:type="gramStart"/>
      <w:r w:rsidR="004A294B">
        <w:t>90</w:t>
      </w:r>
      <w:r w:rsidR="002D6B4E">
        <w:t xml:space="preserve"> </w:t>
      </w:r>
      <w:r w:rsidR="004A294B">
        <w:t>µm/year</w:t>
      </w:r>
      <w:proofErr w:type="gramEnd"/>
      <w:r w:rsidR="004A294B">
        <w:t xml:space="preserve"> and 370</w:t>
      </w:r>
      <w:r w:rsidR="002D6B4E">
        <w:t xml:space="preserve"> </w:t>
      </w:r>
      <w:r w:rsidR="004A294B">
        <w:t>µm/year at 110</w:t>
      </w:r>
      <w:r w:rsidR="002D6B4E">
        <w:t xml:space="preserve"> </w:t>
      </w:r>
      <w:r w:rsidR="004A294B">
        <w:t>°C and 150</w:t>
      </w:r>
      <w:r w:rsidR="002D6B4E">
        <w:t xml:space="preserve"> </w:t>
      </w:r>
      <w:r w:rsidR="004A294B">
        <w:t>°C respectively during cyclic water chemistry conditions which simulate plasma activations of water cycling fr</w:t>
      </w:r>
      <w:r w:rsidR="009D59BF">
        <w:t>om reducing to oxidising [29</w:t>
      </w:r>
      <w:r w:rsidR="004A294B">
        <w:t xml:space="preserve">]. </w:t>
      </w:r>
      <w:r w:rsidR="00436A7E">
        <w:t xml:space="preserve">The erosion rates of </w:t>
      </w:r>
      <w:proofErr w:type="spellStart"/>
      <w:r w:rsidR="00436A7E">
        <w:t>CuCrZr</w:t>
      </w:r>
      <w:proofErr w:type="spellEnd"/>
      <w:r w:rsidR="00436A7E">
        <w:t xml:space="preserve"> measured for the various conditions tested are shown in </w:t>
      </w:r>
      <w:r w:rsidR="00436A7E">
        <w:fldChar w:fldCharType="begin"/>
      </w:r>
      <w:r w:rsidR="00436A7E">
        <w:instrText xml:space="preserve"> REF _Ref464816259 \h </w:instrText>
      </w:r>
      <w:r w:rsidR="00436A7E">
        <w:fldChar w:fldCharType="separate"/>
      </w:r>
      <w:r w:rsidR="00436A7E">
        <w:t xml:space="preserve">Table </w:t>
      </w:r>
      <w:r w:rsidR="00436A7E">
        <w:rPr>
          <w:noProof/>
        </w:rPr>
        <w:t>1</w:t>
      </w:r>
      <w:r w:rsidR="00436A7E">
        <w:fldChar w:fldCharType="end"/>
      </w:r>
      <w:r w:rsidR="00436A7E">
        <w:t xml:space="preserve"> [</w:t>
      </w:r>
      <w:r w:rsidR="009D59BF">
        <w:t>29</w:t>
      </w:r>
      <w:r w:rsidR="00436A7E">
        <w:t xml:space="preserve">]. Interestingly the corrosion and erosion rates were greatest during cycling of the water chemistry, where it is thought that the oxide film formed in oxidizing conditions is dissolved in reducing conditions when copper oxide is no longer thermodynamically stable.  </w:t>
      </w:r>
    </w:p>
    <w:p w:rsidR="004A294B" w:rsidRDefault="004A294B" w:rsidP="004A294B">
      <w:pPr>
        <w:pStyle w:val="Caption"/>
      </w:pPr>
      <w:bookmarkStart w:id="11" w:name="_Ref464816259"/>
      <w:r>
        <w:t xml:space="preserve">Table </w:t>
      </w:r>
      <w:fldSimple w:instr=" SEQ Table \* ARABIC ">
        <w:r>
          <w:rPr>
            <w:noProof/>
          </w:rPr>
          <w:t>1</w:t>
        </w:r>
      </w:fldSimple>
      <w:bookmarkEnd w:id="11"/>
      <w:r>
        <w:t xml:space="preserve">: Estimated erosion corrosion rates (µm/year) of </w:t>
      </w:r>
      <w:proofErr w:type="spellStart"/>
      <w:r>
        <w:t>CuCrZr</w:t>
      </w:r>
      <w:proofErr w:type="spellEnd"/>
      <w:r>
        <w:t xml:space="preserve"> exposed under various simulated primary coolan</w:t>
      </w:r>
      <w:r w:rsidR="00221C96">
        <w:t xml:space="preserve">t water chemistries applicable </w:t>
      </w:r>
      <w:r>
        <w:t>t</w:t>
      </w:r>
      <w:r w:rsidR="00221C96">
        <w:t>o</w:t>
      </w:r>
      <w:r>
        <w:t xml:space="preserve"> ITER operating conditions [</w:t>
      </w:r>
      <w:r w:rsidR="009D59BF">
        <w:t>29</w:t>
      </w:r>
      <w:r>
        <w:t>].</w:t>
      </w:r>
    </w:p>
    <w:p w:rsidR="004A294B" w:rsidRPr="001E3103" w:rsidRDefault="00916ED6" w:rsidP="00D949B3">
      <w:r>
        <w:rPr>
          <w:noProof/>
          <w:lang w:eastAsia="ja-JP"/>
        </w:rPr>
        <w:drawing>
          <wp:inline distT="0" distB="0" distL="0" distR="0">
            <wp:extent cx="5565775" cy="12960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10965" t="42841" r="24728" b="30492"/>
                    <a:stretch>
                      <a:fillRect/>
                    </a:stretch>
                  </pic:blipFill>
                  <pic:spPr bwMode="auto">
                    <a:xfrm>
                      <a:off x="0" y="0"/>
                      <a:ext cx="5565775" cy="1296035"/>
                    </a:xfrm>
                    <a:prstGeom prst="rect">
                      <a:avLst/>
                    </a:prstGeom>
                    <a:noFill/>
                    <a:ln>
                      <a:noFill/>
                    </a:ln>
                  </pic:spPr>
                </pic:pic>
              </a:graphicData>
            </a:graphic>
          </wp:inline>
        </w:drawing>
      </w:r>
    </w:p>
    <w:p w:rsidR="00436A7E" w:rsidRPr="00B7412D" w:rsidRDefault="00221C96" w:rsidP="00D949B3">
      <w:r w:rsidRPr="00221C96">
        <w:t xml:space="preserve">The loss of </w:t>
      </w:r>
      <w:proofErr w:type="spellStart"/>
      <w:r>
        <w:t>CuCrZr</w:t>
      </w:r>
      <w:proofErr w:type="spellEnd"/>
      <w:r>
        <w:t xml:space="preserve"> into coolant water is likely to be problematic for DEMO HHF applications where the reduction in wall thickness of </w:t>
      </w:r>
      <w:proofErr w:type="spellStart"/>
      <w:r>
        <w:t>CuCrZr</w:t>
      </w:r>
      <w:proofErr w:type="spellEnd"/>
      <w:r>
        <w:t xml:space="preserve"> affects structural integrity and radioactive isotopes are continuously released </w:t>
      </w:r>
      <w:r w:rsidR="00B7412D">
        <w:t xml:space="preserve">into the coolant. Additionally, the oxidation of </w:t>
      </w:r>
      <w:proofErr w:type="spellStart"/>
      <w:r w:rsidR="00B7412D">
        <w:t>CuCrZr</w:t>
      </w:r>
      <w:proofErr w:type="spellEnd"/>
      <w:r w:rsidR="00B7412D">
        <w:t xml:space="preserve"> has been shown to inhibit thermal transfer to the coolant water in the aforementioned HHF tests described in section </w:t>
      </w:r>
      <w:r w:rsidR="00B7412D">
        <w:fldChar w:fldCharType="begin"/>
      </w:r>
      <w:r w:rsidR="00B7412D">
        <w:instrText xml:space="preserve"> REF _Ref464809249 \r \h </w:instrText>
      </w:r>
      <w:r w:rsidR="00B7412D">
        <w:fldChar w:fldCharType="separate"/>
      </w:r>
      <w:r w:rsidR="00B7412D">
        <w:t>2.3</w:t>
      </w:r>
      <w:r w:rsidR="00B7412D">
        <w:fldChar w:fldCharType="end"/>
      </w:r>
      <w:r w:rsidR="00B7412D">
        <w:t xml:space="preserve"> [</w:t>
      </w:r>
      <w:r w:rsidR="009D59BF">
        <w:t>26</w:t>
      </w:r>
      <w:r w:rsidR="00B7412D">
        <w:t xml:space="preserve">], which will compromise the thermal efficiency of the HHF components in DEMO. </w:t>
      </w:r>
    </w:p>
    <w:p w:rsidR="009765A5" w:rsidRDefault="009765A5" w:rsidP="00C62B41">
      <w:pPr>
        <w:pStyle w:val="Heading2"/>
      </w:pPr>
      <w:bookmarkStart w:id="12" w:name="_Toc465500895"/>
      <w:r w:rsidRPr="009765A5">
        <w:t>Tritium Retention</w:t>
      </w:r>
      <w:bookmarkEnd w:id="12"/>
    </w:p>
    <w:p w:rsidR="00C62B41" w:rsidRDefault="00C62B41" w:rsidP="00C62B41"/>
    <w:p w:rsidR="00C62B41" w:rsidRDefault="00F52382" w:rsidP="00C62B41">
      <w:r>
        <w:t xml:space="preserve">For application in ITER and particularly DEMO, control of reactor tritium inventory is important and little work on tritium retention properties of copper has been undertaken to date. </w:t>
      </w:r>
      <w:r w:rsidR="004C0318">
        <w:t>The absorption and release of tritium has recently been reported by Otsuka et al. [</w:t>
      </w:r>
      <w:r w:rsidR="009D59BF">
        <w:t>30</w:t>
      </w:r>
      <w:r w:rsidR="004C0318">
        <w:t>], however tritium was loaded in the sample at 873K (600</w:t>
      </w:r>
      <w:r w:rsidR="002D6B4E">
        <w:t xml:space="preserve"> </w:t>
      </w:r>
      <w:r w:rsidR="004C0318">
        <w:t>°C) therefore results cannot be related to peak aged (ITER grade) material. Tritium release was found to be much slower</w:t>
      </w:r>
      <w:r w:rsidR="00503F26">
        <w:t xml:space="preserve"> for </w:t>
      </w:r>
      <w:proofErr w:type="spellStart"/>
      <w:r w:rsidR="00503F26">
        <w:t>CuCrZr</w:t>
      </w:r>
      <w:proofErr w:type="spellEnd"/>
      <w:r w:rsidR="00503F26">
        <w:t xml:space="preserve"> compared to pure Cu, possibly due to Cr and </w:t>
      </w:r>
      <w:proofErr w:type="spellStart"/>
      <w:r w:rsidR="00503F26">
        <w:t>Zr</w:t>
      </w:r>
      <w:proofErr w:type="spellEnd"/>
      <w:r w:rsidR="00503F26">
        <w:t xml:space="preserve"> oxide at the surface of the alloy which has a high affinity to hydrogen isotopes. The retention of tritium at the surface is supported by heightened surface concentration of tritium, shown in images of β electrons produced by decay on a phosphor based imaging plate. Total retention of tritium in the surface of </w:t>
      </w:r>
      <w:proofErr w:type="spellStart"/>
      <w:r w:rsidR="00503F26">
        <w:t>CuCrZr</w:t>
      </w:r>
      <w:proofErr w:type="spellEnd"/>
      <w:r w:rsidR="00503F26">
        <w:t xml:space="preserve"> was shown to be slightly less than that of pure Cu</w:t>
      </w:r>
      <w:r w:rsidR="00230815">
        <w:t xml:space="preserve"> (a retention ratio </w:t>
      </w:r>
      <w:proofErr w:type="spellStart"/>
      <w:r w:rsidR="00230815">
        <w:t>Cu</w:t>
      </w:r>
      <w:proofErr w:type="gramStart"/>
      <w:r w:rsidR="00230815">
        <w:t>:CuCrZr</w:t>
      </w:r>
      <w:proofErr w:type="spellEnd"/>
      <w:proofErr w:type="gramEnd"/>
      <w:r w:rsidR="00230815">
        <w:t xml:space="preserve"> of 34.8:22.1)</w:t>
      </w:r>
      <w:r w:rsidR="00503F26">
        <w:t xml:space="preserve"> and far less in the bulk (a retention ratio </w:t>
      </w:r>
      <w:proofErr w:type="spellStart"/>
      <w:r w:rsidR="00503F26">
        <w:t>Cu:CuCrZr</w:t>
      </w:r>
      <w:proofErr w:type="spellEnd"/>
      <w:r w:rsidR="00503F26">
        <w:t xml:space="preserve"> of 26.8:1.6) [</w:t>
      </w:r>
      <w:r w:rsidR="009D59BF">
        <w:t>30</w:t>
      </w:r>
      <w:r w:rsidR="00503F26">
        <w:t>].</w:t>
      </w:r>
    </w:p>
    <w:p w:rsidR="00CC2595" w:rsidRDefault="00CC2595" w:rsidP="00C62B41">
      <w:r>
        <w:t xml:space="preserve">Retained tritium also has </w:t>
      </w:r>
      <w:r w:rsidR="00230815">
        <w:t xml:space="preserve">been shown to increase </w:t>
      </w:r>
      <w:proofErr w:type="gramStart"/>
      <w:r>
        <w:t>He</w:t>
      </w:r>
      <w:proofErr w:type="gramEnd"/>
      <w:r>
        <w:t xml:space="preserve"> content in the </w:t>
      </w:r>
      <w:proofErr w:type="spellStart"/>
      <w:r>
        <w:t>CuCrZr</w:t>
      </w:r>
      <w:proofErr w:type="spellEnd"/>
      <w:r>
        <w:t xml:space="preserve"> alloy by the decay of tritium into helium. This has been shown to seriously impair the ductility of OFHC copper by promotion of </w:t>
      </w:r>
      <w:proofErr w:type="spellStart"/>
      <w:r>
        <w:t>integranular</w:t>
      </w:r>
      <w:proofErr w:type="spellEnd"/>
      <w:r>
        <w:t xml:space="preserve"> fracture due to helium cavitat</w:t>
      </w:r>
      <w:r w:rsidR="00230815">
        <w:t>ion at grain boundaries [</w:t>
      </w:r>
      <w:r w:rsidR="009D59BF">
        <w:t>31</w:t>
      </w:r>
      <w:r w:rsidR="00230815">
        <w:t>], therefore an oxide surface layer acting as a barrier to tritium permeation into the bulk may help prevent this degradation mechanism.</w:t>
      </w:r>
    </w:p>
    <w:p w:rsidR="009564BF" w:rsidRDefault="009564BF" w:rsidP="00C62B41"/>
    <w:p w:rsidR="009564BF" w:rsidRDefault="009564BF" w:rsidP="0017594E">
      <w:pPr>
        <w:pStyle w:val="Heading1"/>
        <w:rPr>
          <w:ins w:id="13" w:author="Hardie, Chris" w:date="2016-12-15T12:01:00Z"/>
        </w:rPr>
      </w:pPr>
      <w:r>
        <w:lastRenderedPageBreak/>
        <w:t xml:space="preserve">Database </w:t>
      </w:r>
      <w:r w:rsidR="0017594E">
        <w:t>E</w:t>
      </w:r>
      <w:r>
        <w:t>ntries</w:t>
      </w:r>
    </w:p>
    <w:p w:rsidR="0017594E" w:rsidRDefault="0017594E" w:rsidP="0017594E">
      <w:pPr>
        <w:rPr>
          <w:ins w:id="14" w:author="Hardie, Chris" w:date="2016-12-15T12:01:00Z"/>
        </w:rPr>
      </w:pPr>
    </w:p>
    <w:p w:rsidR="0017594E" w:rsidRDefault="0017594E" w:rsidP="0017594E">
      <w:pPr>
        <w:rPr>
          <w:ins w:id="15" w:author="Hardie, Chris" w:date="2016-12-15T12:01:00Z"/>
        </w:rPr>
      </w:pPr>
      <w:ins w:id="16" w:author="Hardie, Chris" w:date="2016-12-15T12:02:00Z">
        <w:r>
          <w:t>As part of this task, new d</w:t>
        </w:r>
      </w:ins>
      <w:ins w:id="17" w:author="Hardie, Chris" w:date="2016-12-15T12:01:00Z">
        <w:r>
          <w:t xml:space="preserve">atabases for </w:t>
        </w:r>
        <w:proofErr w:type="spellStart"/>
        <w:r>
          <w:t>CuCrZr</w:t>
        </w:r>
      </w:ins>
      <w:proofErr w:type="spellEnd"/>
      <w:ins w:id="18" w:author="Hardie, Chris" w:date="2016-12-15T12:02:00Z">
        <w:r>
          <w:t xml:space="preserve"> have also been produced for tensile, fatigue and fracture properties. </w:t>
        </w:r>
      </w:ins>
      <w:ins w:id="19" w:author="Hardie, Chris" w:date="2016-12-15T12:11:00Z">
        <w:r w:rsidR="00591BBC">
          <w:t>These databases were produced by adaptation of the steel based databases</w:t>
        </w:r>
      </w:ins>
      <w:ins w:id="20" w:author="Hardie, Chris" w:date="2016-12-15T12:18:00Z">
        <w:r w:rsidR="00591BBC">
          <w:t xml:space="preserve"> and not those produced in ref. [2]</w:t>
        </w:r>
      </w:ins>
      <w:ins w:id="21" w:author="Hardie, Chris" w:date="2016-12-15T12:11:00Z">
        <w:r w:rsidR="00591BBC">
          <w:t xml:space="preserve">. </w:t>
        </w:r>
      </w:ins>
      <w:ins w:id="22" w:author="Hardie, Chris" w:date="2016-12-15T12:03:00Z">
        <w:r>
          <w:t xml:space="preserve">Initial data have been added in the form of placeholders, where testing under the </w:t>
        </w:r>
        <w:proofErr w:type="spellStart"/>
        <w:r>
          <w:t>Eurofusion</w:t>
        </w:r>
        <w:proofErr w:type="spellEnd"/>
        <w:r>
          <w:t xml:space="preserve"> IRRAD will contribute.</w:t>
        </w:r>
      </w:ins>
      <w:ins w:id="23" w:author="Hardie, Chris" w:date="2016-12-15T12:04:00Z">
        <w:r>
          <w:t xml:space="preserve"> Little information was available for the IRRAD campaign and there </w:t>
        </w:r>
      </w:ins>
      <w:ins w:id="24" w:author="Hardie, Chris" w:date="2016-12-15T12:07:00Z">
        <w:r>
          <w:t>are</w:t>
        </w:r>
      </w:ins>
      <w:ins w:id="25" w:author="Hardie, Chris" w:date="2016-12-15T12:04:00Z">
        <w:r>
          <w:t xml:space="preserve"> several </w:t>
        </w:r>
      </w:ins>
      <w:ins w:id="26" w:author="Hardie, Chris" w:date="2016-12-15T12:07:00Z">
        <w:r>
          <w:t>details</w:t>
        </w:r>
      </w:ins>
      <w:ins w:id="27" w:author="Hardie, Chris" w:date="2016-12-15T12:04:00Z">
        <w:r>
          <w:t xml:space="preserve"> which would benefit</w:t>
        </w:r>
      </w:ins>
      <w:ins w:id="28" w:author="Hardie, Chris" w:date="2016-12-15T12:05:00Z">
        <w:r>
          <w:t xml:space="preserve"> addition into the database. For example the specific grade and treatment of </w:t>
        </w:r>
        <w:proofErr w:type="spellStart"/>
        <w:r>
          <w:t>CuCrZr</w:t>
        </w:r>
        <w:proofErr w:type="spellEnd"/>
        <w:r>
          <w:t>-IG (treatment A, B or C)</w:t>
        </w:r>
      </w:ins>
      <w:ins w:id="29" w:author="Hardie, Chris" w:date="2016-12-15T12:07:00Z">
        <w:r>
          <w:t xml:space="preserve"> and orientation</w:t>
        </w:r>
      </w:ins>
      <w:ins w:id="30" w:author="Hardie, Chris" w:date="2016-12-15T12:05:00Z">
        <w:r>
          <w:t xml:space="preserve"> will have a significant effect on absolute values and relevance </w:t>
        </w:r>
      </w:ins>
      <w:ins w:id="31" w:author="Hardie, Chris" w:date="2016-12-15T12:06:00Z">
        <w:r>
          <w:t>of</w:t>
        </w:r>
      </w:ins>
      <w:ins w:id="32" w:author="Hardie, Chris" w:date="2016-12-15T12:05:00Z">
        <w:r>
          <w:t xml:space="preserve"> results</w:t>
        </w:r>
      </w:ins>
      <w:ins w:id="33" w:author="Hardie, Chris" w:date="2016-12-15T12:06:00Z">
        <w:r>
          <w:t xml:space="preserve"> to engineers. </w:t>
        </w:r>
      </w:ins>
    </w:p>
    <w:p w:rsidR="0017594E" w:rsidRPr="0017594E" w:rsidRDefault="0017594E" w:rsidP="0017594E">
      <w:ins w:id="34" w:author="Hardie, Chris" w:date="2016-12-15T12:08:00Z">
        <w:r>
          <w:t xml:space="preserve">Additional work should be considered beyond that planned within the IRRAD project to fully exploit the material and investment made for its irradiation. </w:t>
        </w:r>
      </w:ins>
      <w:ins w:id="35" w:author="Hardie, Chris" w:date="2016-12-15T12:09:00Z">
        <w:r>
          <w:t>This should include the production of an ac</w:t>
        </w:r>
        <w:bookmarkStart w:id="36" w:name="_GoBack"/>
        <w:bookmarkEnd w:id="36"/>
        <w:r>
          <w:t xml:space="preserve">cessible specimen archive for reference and additional measurements such as </w:t>
        </w:r>
      </w:ins>
      <w:ins w:id="37" w:author="Hardie, Chris" w:date="2016-12-15T12:10:00Z">
        <w:r>
          <w:t>modulus, electrical resistivity, thermal conductivity/expansion/specific heat, hardness</w:t>
        </w:r>
        <w:r w:rsidR="00591BBC">
          <w:t xml:space="preserve"> (providing data over a full test temperature range), TEM and SEM </w:t>
        </w:r>
        <w:proofErr w:type="spellStart"/>
        <w:r w:rsidR="00591BBC">
          <w:t>Fractography</w:t>
        </w:r>
        <w:proofErr w:type="spellEnd"/>
        <w:r w:rsidR="00591BBC">
          <w:t>.</w:t>
        </w:r>
      </w:ins>
    </w:p>
    <w:p w:rsidR="0029662F" w:rsidRDefault="0029662F" w:rsidP="008F742E">
      <w:pPr>
        <w:pStyle w:val="Heading1"/>
        <w:spacing w:after="240"/>
        <w:ind w:left="431" w:hanging="431"/>
      </w:pPr>
      <w:bookmarkStart w:id="38" w:name="_Toc465500896"/>
      <w:r>
        <w:t>Conclusion</w:t>
      </w:r>
      <w:bookmarkEnd w:id="38"/>
    </w:p>
    <w:p w:rsidR="00282B78" w:rsidRDefault="00554EDE" w:rsidP="006923B6">
      <w:r>
        <w:t xml:space="preserve">Without the extensive development and testing of alternative alloys, the </w:t>
      </w:r>
      <w:proofErr w:type="spellStart"/>
      <w:r>
        <w:t>CuCrZr</w:t>
      </w:r>
      <w:proofErr w:type="spellEnd"/>
      <w:r>
        <w:t xml:space="preserve">-IG baseline grade is considered as the primary candidate for DEMO applications, maintaining the design limitations such as the small temperature window of operation which is currently imposed on </w:t>
      </w:r>
      <w:r w:rsidR="006E0334">
        <w:t xml:space="preserve">irradiated </w:t>
      </w:r>
      <w:r>
        <w:t xml:space="preserve">component. Several recent investigations indicate possibilities for improved performance and could be considered for specific components in DEMO. For example, tailoring the texture of the alloy by </w:t>
      </w:r>
      <w:r w:rsidR="001A2607">
        <w:t>forming processes at cryogenic temperatures could provide advantages in components such as pipes subject to directional loading. The u</w:t>
      </w:r>
      <w:r w:rsidR="006923B6">
        <w:t xml:space="preserve">se of severe plastic deformation at cryogenic temperatures </w:t>
      </w:r>
      <w:r w:rsidR="001A2607">
        <w:t>should be considered</w:t>
      </w:r>
      <w:r w:rsidR="006923B6">
        <w:t xml:space="preserve"> for non-irradiated components such as beam </w:t>
      </w:r>
      <w:proofErr w:type="gramStart"/>
      <w:r w:rsidR="006923B6">
        <w:t>dumps</w:t>
      </w:r>
      <w:r w:rsidR="001A2607">
        <w:t>,</w:t>
      </w:r>
      <w:proofErr w:type="gramEnd"/>
      <w:r w:rsidR="001A2607">
        <w:t xml:space="preserve"> however the technique requires further investigation on the effects of irradiation at several temperatures for irradiated components</w:t>
      </w:r>
      <w:r w:rsidR="006923B6">
        <w:t>.</w:t>
      </w:r>
      <w:r w:rsidR="001A2607">
        <w:t xml:space="preserve"> Other manufacturing and fabrication routes, such as the use of powder metallurgy, coating technologies</w:t>
      </w:r>
      <w:r w:rsidR="00AF4122">
        <w:t xml:space="preserve"> and new cold joining techniques have been demonstrated and offer</w:t>
      </w:r>
      <w:r w:rsidR="006E0334">
        <w:t xml:space="preserve"> potential for</w:t>
      </w:r>
      <w:r w:rsidR="00AF4122">
        <w:t xml:space="preserve"> higher performance material in component form.</w:t>
      </w:r>
    </w:p>
    <w:p w:rsidR="008F742E" w:rsidRDefault="00282B78" w:rsidP="008F742E">
      <w:proofErr w:type="spellStart"/>
      <w:r>
        <w:t>CuCrZr</w:t>
      </w:r>
      <w:proofErr w:type="spellEnd"/>
      <w:r>
        <w:t xml:space="preserve"> will be subjected to a unique, highly demanding environment in DEMO which standard tests do not fully </w:t>
      </w:r>
      <w:proofErr w:type="gramStart"/>
      <w:r>
        <w:t>represent</w:t>
      </w:r>
      <w:r w:rsidR="006E0334">
        <w:t>,</w:t>
      </w:r>
      <w:proofErr w:type="gramEnd"/>
      <w:r w:rsidR="006E0334">
        <w:t xml:space="preserve"> therefore </w:t>
      </w:r>
      <w:r>
        <w:t xml:space="preserve">work on more complex testing is now being undertaken. </w:t>
      </w:r>
      <w:r w:rsidR="00ED088A">
        <w:t>Several new defects a</w:t>
      </w:r>
      <w:r w:rsidR="006E0334">
        <w:t>nd issues have been identified, including thermal fatigue damage, damage caused by HHF testing, corrosion, erosion and tritium retention, all which must be addressed for DEMO</w:t>
      </w:r>
      <w:r w:rsidR="00ED088A">
        <w:t xml:space="preserve">. Corrosion of </w:t>
      </w:r>
      <w:proofErr w:type="spellStart"/>
      <w:r w:rsidR="00ED088A">
        <w:t>CuCrZr</w:t>
      </w:r>
      <w:proofErr w:type="spellEnd"/>
      <w:r w:rsidR="00ED088A">
        <w:t xml:space="preserve"> has been identified following high heat flux testing of a </w:t>
      </w:r>
      <w:proofErr w:type="spellStart"/>
      <w:r w:rsidR="00ED088A">
        <w:t>monoblock</w:t>
      </w:r>
      <w:proofErr w:type="spellEnd"/>
      <w:r w:rsidR="00ED088A">
        <w:t xml:space="preserve"> mock-up component, which reduces thermal transfer to coolant water and results in an increase in the component temperature for a given loading condition. Additionally, concerning levels of corrosion and erosion of </w:t>
      </w:r>
      <w:proofErr w:type="spellStart"/>
      <w:r w:rsidR="00ED088A">
        <w:t>CuCrZr</w:t>
      </w:r>
      <w:proofErr w:type="spellEnd"/>
      <w:r w:rsidR="00ED088A">
        <w:t xml:space="preserve"> have been identified in DEMO relevant conditions, which would result in </w:t>
      </w:r>
      <w:r w:rsidR="00C97827">
        <w:t xml:space="preserve">radioactive isotopes entering the coolant, </w:t>
      </w:r>
      <w:r w:rsidR="00ED088A">
        <w:t xml:space="preserve">a reduction of pipe thickness and </w:t>
      </w:r>
      <w:r w:rsidR="00C97827">
        <w:t xml:space="preserve">resulting damage to </w:t>
      </w:r>
      <w:r w:rsidR="00ED088A">
        <w:t xml:space="preserve">structural integrity. </w:t>
      </w:r>
      <w:r w:rsidR="00C97827">
        <w:t xml:space="preserve">Corrosion may be resolved by application of a protective coating, however </w:t>
      </w:r>
      <w:r w:rsidR="00D675ED">
        <w:t>no</w:t>
      </w:r>
      <w:r w:rsidR="00C97827">
        <w:t xml:space="preserve"> work has been found in this area. HHF testing also caused plastic deformation of the </w:t>
      </w:r>
      <w:proofErr w:type="spellStart"/>
      <w:r w:rsidR="00C97827">
        <w:t>CuCrZr</w:t>
      </w:r>
      <w:proofErr w:type="spellEnd"/>
      <w:r w:rsidR="00C97827">
        <w:t xml:space="preserve"> pipe, which demonstrates its vulnerability under complex loading conditions</w:t>
      </w:r>
      <w:r w:rsidR="006E0334">
        <w:t xml:space="preserve">. Circumferential stresses are likely to be imposed on the </w:t>
      </w:r>
      <w:proofErr w:type="spellStart"/>
      <w:r w:rsidR="006E0334">
        <w:t>CuCrZr</w:t>
      </w:r>
      <w:proofErr w:type="spellEnd"/>
      <w:r w:rsidR="006E0334">
        <w:t xml:space="preserve"> pipe during HHF testing, where the strength of the material is not accurately represented by standard tensile tests. </w:t>
      </w:r>
      <w:r w:rsidR="006E0334">
        <w:lastRenderedPageBreak/>
        <w:t>A method for c</w:t>
      </w:r>
      <w:r w:rsidR="007B69E4">
        <w:t>ircumferential integrity assessment for pipes</w:t>
      </w:r>
      <w:r w:rsidR="006E0334">
        <w:t xml:space="preserve"> should therefore be considered within design code development activities within EDDI.</w:t>
      </w:r>
    </w:p>
    <w:p w:rsidR="009564BF" w:rsidRPr="009564BF" w:rsidRDefault="009564BF" w:rsidP="008F742E">
      <w:del w:id="39" w:author="Hardie, Chris" w:date="2016-12-15T12:12:00Z">
        <w:r w:rsidRPr="009564BF" w:rsidDel="00591BBC">
          <w:delText xml:space="preserve">Database entries conclusions, e.g. </w:delText>
        </w:r>
        <w:r w:rsidRPr="0017594E" w:rsidDel="00591BBC">
          <w:delText xml:space="preserve">data was entered into database. </w:delText>
        </w:r>
      </w:del>
      <w:ins w:id="40" w:author="Hardie, Chris" w:date="2016-12-15T12:12:00Z">
        <w:r w:rsidR="00591BBC">
          <w:t xml:space="preserve">Tensile, </w:t>
        </w:r>
      </w:ins>
      <w:ins w:id="41" w:author="Hardie, Chris" w:date="2016-12-15T12:13:00Z">
        <w:r w:rsidR="00591BBC">
          <w:t>f</w:t>
        </w:r>
      </w:ins>
      <w:ins w:id="42" w:author="Hardie, Chris" w:date="2016-12-15T12:12:00Z">
        <w:r w:rsidR="00591BBC">
          <w:t xml:space="preserve">atigue, and fracture based databases have been produced for </w:t>
        </w:r>
      </w:ins>
      <w:proofErr w:type="spellStart"/>
      <w:ins w:id="43" w:author="Hardie, Chris" w:date="2016-12-15T12:13:00Z">
        <w:r w:rsidR="00591BBC">
          <w:t>CuCrZr</w:t>
        </w:r>
        <w:proofErr w:type="spellEnd"/>
        <w:r w:rsidR="00591BBC">
          <w:t xml:space="preserve"> and include placeholders for data to be produced under the IRRAD project beyond 2018.</w:t>
        </w:r>
      </w:ins>
    </w:p>
    <w:p w:rsidR="0029662F" w:rsidRDefault="0029662F" w:rsidP="00E31211">
      <w:pPr>
        <w:pStyle w:val="Heading1"/>
        <w:rPr>
          <w:lang w:val="it-IT"/>
        </w:rPr>
      </w:pPr>
      <w:bookmarkStart w:id="44" w:name="_Toc465500897"/>
      <w:r w:rsidRPr="00372E45">
        <w:rPr>
          <w:lang w:val="it-IT"/>
        </w:rPr>
        <w:t>References</w:t>
      </w:r>
      <w:bookmarkEnd w:id="44"/>
    </w:p>
    <w:p w:rsidR="0065333A" w:rsidRPr="0065333A" w:rsidRDefault="0065333A" w:rsidP="0065333A">
      <w:pPr>
        <w:rPr>
          <w:rFonts w:asciiTheme="minorHAnsi" w:hAnsiTheme="minorHAnsi"/>
          <w:lang w:val="it-IT"/>
        </w:rPr>
      </w:pPr>
    </w:p>
    <w:p w:rsidR="005E3DCD" w:rsidRPr="00591BBC" w:rsidRDefault="007044F1" w:rsidP="005E3DCD">
      <w:pPr>
        <w:rPr>
          <w:rFonts w:asciiTheme="minorHAnsi" w:hAnsiTheme="minorHAnsi"/>
          <w:rPrChange w:id="45" w:author="Hardie, Chris" w:date="2016-12-15T12:18:00Z">
            <w:rPr>
              <w:rFonts w:asciiTheme="minorHAnsi" w:hAnsiTheme="minorHAnsi"/>
              <w:lang w:val="it-IT"/>
            </w:rPr>
          </w:rPrChange>
        </w:rPr>
      </w:pPr>
      <w:r w:rsidRPr="00591BBC">
        <w:rPr>
          <w:rFonts w:asciiTheme="minorHAnsi" w:hAnsiTheme="minorHAnsi"/>
          <w:rPrChange w:id="46" w:author="Hardie, Chris" w:date="2016-12-15T12:18:00Z">
            <w:rPr>
              <w:rFonts w:asciiTheme="minorHAnsi" w:hAnsiTheme="minorHAnsi"/>
              <w:lang w:val="it-IT"/>
            </w:rPr>
          </w:rPrChange>
        </w:rPr>
        <w:t xml:space="preserve">[1] </w:t>
      </w:r>
      <w:r w:rsidR="005E3DCD" w:rsidRPr="00591BBC">
        <w:rPr>
          <w:rFonts w:asciiTheme="minorHAnsi" w:hAnsiTheme="minorHAnsi"/>
          <w:rPrChange w:id="47" w:author="Hardie, Chris" w:date="2016-12-15T12:18:00Z">
            <w:rPr>
              <w:rFonts w:asciiTheme="minorHAnsi" w:hAnsiTheme="minorHAnsi"/>
              <w:lang w:val="it-IT"/>
            </w:rPr>
          </w:rPrChange>
        </w:rPr>
        <w:t>Baseline review</w:t>
      </w:r>
      <w:ins w:id="48" w:author="Hardie, Chris" w:date="2016-12-15T12:18:00Z">
        <w:r w:rsidR="00591BBC" w:rsidRPr="00591BBC">
          <w:rPr>
            <w:rFonts w:asciiTheme="minorHAnsi" w:hAnsiTheme="minorHAnsi"/>
            <w:rPrChange w:id="49" w:author="Hardie, Chris" w:date="2016-12-15T12:18:00Z">
              <w:rPr>
                <w:rFonts w:asciiTheme="minorHAnsi" w:hAnsiTheme="minorHAnsi"/>
                <w:lang w:val="it-IT"/>
              </w:rPr>
            </w:rPrChange>
          </w:rPr>
          <w:t xml:space="preserve">, </w:t>
        </w:r>
        <w:proofErr w:type="spellStart"/>
        <w:r w:rsidR="00591BBC" w:rsidRPr="00591BBC">
          <w:rPr>
            <w:rFonts w:asciiTheme="minorHAnsi" w:hAnsiTheme="minorHAnsi"/>
            <w:rPrChange w:id="50" w:author="Hardie, Chris" w:date="2016-12-15T12:18:00Z">
              <w:rPr>
                <w:rFonts w:asciiTheme="minorHAnsi" w:hAnsiTheme="minorHAnsi"/>
                <w:lang w:val="it-IT"/>
              </w:rPr>
            </w:rPrChange>
          </w:rPr>
          <w:t>EuroFusion</w:t>
        </w:r>
        <w:proofErr w:type="spellEnd"/>
        <w:r w:rsidR="00591BBC" w:rsidRPr="00591BBC">
          <w:rPr>
            <w:rFonts w:asciiTheme="minorHAnsi" w:hAnsiTheme="minorHAnsi"/>
            <w:rPrChange w:id="51" w:author="Hardie, Chris" w:date="2016-12-15T12:18:00Z">
              <w:rPr>
                <w:rFonts w:asciiTheme="minorHAnsi" w:hAnsiTheme="minorHAnsi"/>
                <w:lang w:val="it-IT"/>
              </w:rPr>
            </w:rPrChange>
          </w:rPr>
          <w:t>, WPMAT, EDDI report (2014)</w:t>
        </w:r>
      </w:ins>
      <w:r w:rsidR="009564BF" w:rsidRPr="00591BBC">
        <w:rPr>
          <w:rFonts w:asciiTheme="minorHAnsi" w:hAnsiTheme="minorHAnsi"/>
          <w:rPrChange w:id="52" w:author="Hardie, Chris" w:date="2016-12-15T12:18:00Z">
            <w:rPr>
              <w:rFonts w:asciiTheme="minorHAnsi" w:hAnsiTheme="minorHAnsi"/>
              <w:lang w:val="it-IT"/>
            </w:rPr>
          </w:rPrChange>
        </w:rPr>
        <w:t xml:space="preserve"> –</w:t>
      </w:r>
      <w:ins w:id="53" w:author="Hardie, Chris" w:date="2016-12-15T12:17:00Z">
        <w:r w:rsidR="00591BBC" w:rsidRPr="00591BBC">
          <w:rPr>
            <w:rFonts w:asciiTheme="minorHAnsi" w:hAnsiTheme="minorHAnsi"/>
            <w:rPrChange w:id="54" w:author="Hardie, Chris" w:date="2016-12-15T12:18:00Z">
              <w:rPr>
                <w:rFonts w:asciiTheme="minorHAnsi" w:hAnsiTheme="minorHAnsi"/>
                <w:lang w:val="it-IT"/>
              </w:rPr>
            </w:rPrChange>
          </w:rPr>
          <w:t xml:space="preserve"> </w:t>
        </w:r>
        <w:r w:rsidR="00591BBC">
          <w:fldChar w:fldCharType="begin"/>
        </w:r>
        <w:r w:rsidR="00591BBC">
          <w:instrText xml:space="preserve"> HYPERLINK "https://idm.euro-fusion.org/IDM/Pages/DocumentView.aspx?uid=2LD6MH" </w:instrText>
        </w:r>
        <w:r w:rsidR="00591BBC">
          <w:fldChar w:fldCharType="separate"/>
        </w:r>
        <w:r w:rsidR="00591BBC">
          <w:rPr>
            <w:rStyle w:val="Hyperlink"/>
            <w:i/>
          </w:rPr>
          <w:t>2LD6MH</w:t>
        </w:r>
        <w:r w:rsidR="00591BBC">
          <w:fldChar w:fldCharType="end"/>
        </w:r>
      </w:ins>
      <w:del w:id="55" w:author="Hardie, Chris" w:date="2016-12-15T12:17:00Z">
        <w:r w:rsidR="009564BF" w:rsidRPr="00591BBC" w:rsidDel="00591BBC">
          <w:rPr>
            <w:rFonts w:asciiTheme="minorHAnsi" w:hAnsiTheme="minorHAnsi"/>
            <w:rPrChange w:id="56" w:author="Hardie, Chris" w:date="2016-12-15T12:18:00Z">
              <w:rPr>
                <w:rFonts w:asciiTheme="minorHAnsi" w:hAnsiTheme="minorHAnsi"/>
                <w:lang w:val="it-IT"/>
              </w:rPr>
            </w:rPrChange>
          </w:rPr>
          <w:delText xml:space="preserve"> add IDM reference</w:delText>
        </w:r>
      </w:del>
    </w:p>
    <w:p w:rsidR="005E3DCD" w:rsidRPr="0065333A" w:rsidRDefault="007044F1" w:rsidP="005E3DCD">
      <w:pPr>
        <w:rPr>
          <w:rFonts w:asciiTheme="minorHAnsi" w:hAnsiTheme="minorHAnsi"/>
          <w:lang w:val="it-IT"/>
        </w:rPr>
      </w:pPr>
      <w:r w:rsidRPr="0065333A">
        <w:rPr>
          <w:rFonts w:asciiTheme="minorHAnsi" w:hAnsiTheme="minorHAnsi"/>
          <w:lang w:val="it-IT"/>
        </w:rPr>
        <w:t xml:space="preserve">[2] </w:t>
      </w:r>
      <w:r w:rsidR="005E3DCD" w:rsidRPr="0065333A">
        <w:rPr>
          <w:rFonts w:asciiTheme="minorHAnsi" w:hAnsiTheme="minorHAnsi"/>
          <w:lang w:val="it-IT"/>
        </w:rPr>
        <w:t>Database design</w:t>
      </w:r>
      <w:ins w:id="57" w:author="Hardie, Chris" w:date="2016-12-15T12:18:00Z">
        <w:r w:rsidR="00591BBC" w:rsidRPr="00591BBC">
          <w:rPr>
            <w:rFonts w:asciiTheme="minorHAnsi" w:hAnsiTheme="minorHAnsi"/>
            <w:lang w:val="it-IT"/>
            <w:rPrChange w:id="58" w:author="Hardie, Chris" w:date="2016-12-15T12:18:00Z">
              <w:rPr>
                <w:rFonts w:asciiTheme="minorHAnsi" w:hAnsiTheme="minorHAnsi"/>
              </w:rPr>
            </w:rPrChange>
          </w:rPr>
          <w:t xml:space="preserve">, EuroFusion, WPMAT, EDDI report (2014) </w:t>
        </w:r>
      </w:ins>
      <w:r w:rsidR="005E3DCD" w:rsidRPr="0065333A">
        <w:rPr>
          <w:rFonts w:asciiTheme="minorHAnsi" w:hAnsiTheme="minorHAnsi"/>
          <w:lang w:val="it-IT"/>
        </w:rPr>
        <w:t xml:space="preserve"> CuCrZr</w:t>
      </w:r>
      <w:ins w:id="59" w:author="Gorley, Mike" w:date="2016-12-09T17:39:00Z">
        <w:r w:rsidR="009564BF">
          <w:rPr>
            <w:rFonts w:asciiTheme="minorHAnsi" w:hAnsiTheme="minorHAnsi"/>
            <w:lang w:val="it-IT"/>
          </w:rPr>
          <w:t xml:space="preserve"> –</w:t>
        </w:r>
      </w:ins>
      <w:ins w:id="60" w:author="Hardie, Chris" w:date="2016-12-15T12:17:00Z">
        <w:r w:rsidR="00591BBC">
          <w:rPr>
            <w:rFonts w:asciiTheme="minorHAnsi" w:hAnsiTheme="minorHAnsi"/>
            <w:lang w:val="it-IT"/>
          </w:rPr>
          <w:t xml:space="preserve"> </w:t>
        </w:r>
        <w:r w:rsidR="00591BBC">
          <w:fldChar w:fldCharType="begin"/>
        </w:r>
        <w:r w:rsidR="00591BBC" w:rsidRPr="00591BBC">
          <w:rPr>
            <w:lang w:val="it-IT"/>
            <w:rPrChange w:id="61" w:author="Hardie, Chris" w:date="2016-12-15T12:18:00Z">
              <w:rPr/>
            </w:rPrChange>
          </w:rPr>
          <w:instrText xml:space="preserve"> HYPERLINK "https://idm.euro-fusion.org/IDM/Pages/DocumentView.aspx?uid=2LA456" </w:instrText>
        </w:r>
        <w:r w:rsidR="00591BBC">
          <w:fldChar w:fldCharType="separate"/>
        </w:r>
        <w:r w:rsidR="00591BBC" w:rsidRPr="00591BBC">
          <w:rPr>
            <w:rStyle w:val="Hyperlink"/>
            <w:i/>
            <w:lang w:val="it-IT"/>
            <w:rPrChange w:id="62" w:author="Hardie, Chris" w:date="2016-12-15T12:18:00Z">
              <w:rPr>
                <w:rStyle w:val="Hyperlink"/>
                <w:i/>
              </w:rPr>
            </w:rPrChange>
          </w:rPr>
          <w:t>2LA456</w:t>
        </w:r>
        <w:r w:rsidR="00591BBC">
          <w:fldChar w:fldCharType="end"/>
        </w:r>
      </w:ins>
      <w:ins w:id="63" w:author="Gorley, Mike" w:date="2016-12-09T17:39:00Z">
        <w:del w:id="64" w:author="Hardie, Chris" w:date="2016-12-15T12:17:00Z">
          <w:r w:rsidR="009564BF" w:rsidDel="00591BBC">
            <w:rPr>
              <w:rFonts w:asciiTheme="minorHAnsi" w:hAnsiTheme="minorHAnsi"/>
              <w:lang w:val="it-IT"/>
            </w:rPr>
            <w:delText xml:space="preserve"> add IDM reference</w:delText>
          </w:r>
        </w:del>
      </w:ins>
    </w:p>
    <w:p w:rsidR="0053126C" w:rsidRPr="0065333A" w:rsidRDefault="007044F1" w:rsidP="005E3DCD">
      <w:pPr>
        <w:rPr>
          <w:rFonts w:asciiTheme="minorHAnsi" w:hAnsiTheme="minorHAnsi"/>
        </w:rPr>
      </w:pPr>
      <w:r w:rsidRPr="0065333A">
        <w:rPr>
          <w:rFonts w:asciiTheme="minorHAnsi" w:hAnsiTheme="minorHAnsi"/>
        </w:rPr>
        <w:t xml:space="preserve">[3] </w:t>
      </w:r>
      <w:r w:rsidR="0053126C" w:rsidRPr="0065333A">
        <w:rPr>
          <w:rFonts w:asciiTheme="minorHAnsi" w:hAnsiTheme="minorHAnsi" w:cs="Arial"/>
          <w:color w:val="222222"/>
          <w:shd w:val="clear" w:color="auto" w:fill="FFFFFF"/>
        </w:rPr>
        <w:t xml:space="preserve">Zinkle, S. J., and N. M. </w:t>
      </w:r>
      <w:proofErr w:type="spellStart"/>
      <w:r w:rsidR="0053126C" w:rsidRPr="0065333A">
        <w:rPr>
          <w:rFonts w:asciiTheme="minorHAnsi" w:hAnsiTheme="minorHAnsi" w:cs="Arial"/>
          <w:color w:val="222222"/>
          <w:shd w:val="clear" w:color="auto" w:fill="FFFFFF"/>
        </w:rPr>
        <w:t>Ghoniem</w:t>
      </w:r>
      <w:proofErr w:type="spellEnd"/>
      <w:r w:rsidR="0053126C" w:rsidRPr="0065333A">
        <w:rPr>
          <w:rFonts w:asciiTheme="minorHAnsi" w:hAnsiTheme="minorHAnsi" w:cs="Arial"/>
          <w:color w:val="222222"/>
          <w:shd w:val="clear" w:color="auto" w:fill="FFFFFF"/>
        </w:rPr>
        <w:t xml:space="preserve">. </w:t>
      </w:r>
      <w:proofErr w:type="gramStart"/>
      <w:r w:rsidR="0053126C" w:rsidRPr="0065333A">
        <w:rPr>
          <w:rFonts w:asciiTheme="minorHAnsi" w:hAnsiTheme="minorHAnsi" w:cs="Arial"/>
          <w:color w:val="222222"/>
          <w:shd w:val="clear" w:color="auto" w:fill="FFFFFF"/>
        </w:rPr>
        <w:t>"Operating temperature windows for fusion reactor structural materials."</w:t>
      </w:r>
      <w:proofErr w:type="gramEnd"/>
      <w:r w:rsidR="0053126C" w:rsidRPr="0065333A">
        <w:rPr>
          <w:rStyle w:val="apple-converted-space"/>
          <w:rFonts w:asciiTheme="minorHAnsi" w:hAnsiTheme="minorHAnsi" w:cs="Arial"/>
          <w:color w:val="222222"/>
          <w:shd w:val="clear" w:color="auto" w:fill="FFFFFF"/>
        </w:rPr>
        <w:t> </w:t>
      </w:r>
      <w:r w:rsidR="0053126C" w:rsidRPr="0065333A">
        <w:rPr>
          <w:rFonts w:asciiTheme="minorHAnsi" w:hAnsiTheme="minorHAnsi" w:cs="Arial"/>
          <w:i/>
          <w:iCs/>
          <w:color w:val="222222"/>
          <w:shd w:val="clear" w:color="auto" w:fill="FFFFFF"/>
        </w:rPr>
        <w:t>Fusion Engineering and design</w:t>
      </w:r>
      <w:r w:rsidR="0053126C" w:rsidRPr="0065333A">
        <w:rPr>
          <w:rStyle w:val="apple-converted-space"/>
          <w:rFonts w:asciiTheme="minorHAnsi" w:hAnsiTheme="minorHAnsi" w:cs="Arial"/>
          <w:color w:val="222222"/>
          <w:shd w:val="clear" w:color="auto" w:fill="FFFFFF"/>
        </w:rPr>
        <w:t> </w:t>
      </w:r>
      <w:r w:rsidR="0053126C" w:rsidRPr="0065333A">
        <w:rPr>
          <w:rFonts w:asciiTheme="minorHAnsi" w:hAnsiTheme="minorHAnsi" w:cs="Arial"/>
          <w:color w:val="222222"/>
          <w:shd w:val="clear" w:color="auto" w:fill="FFFFFF"/>
        </w:rPr>
        <w:t>51 (2000): 55-71.</w:t>
      </w:r>
      <w:r w:rsidR="0053126C" w:rsidRPr="0065333A">
        <w:rPr>
          <w:rFonts w:asciiTheme="minorHAnsi" w:hAnsiTheme="minorHAnsi"/>
        </w:rPr>
        <w:t xml:space="preserve"> </w:t>
      </w:r>
    </w:p>
    <w:p w:rsidR="005E3DCD" w:rsidRPr="0065333A" w:rsidRDefault="0065333A" w:rsidP="005E3DCD">
      <w:pPr>
        <w:rPr>
          <w:rFonts w:asciiTheme="minorHAnsi" w:hAnsiTheme="minorHAnsi"/>
        </w:rPr>
      </w:pPr>
      <w:r w:rsidRPr="0065333A">
        <w:rPr>
          <w:rFonts w:asciiTheme="minorHAnsi" w:hAnsiTheme="minorHAnsi"/>
        </w:rPr>
        <w:t>[</w:t>
      </w:r>
      <w:r w:rsidR="007044F1" w:rsidRPr="0065333A">
        <w:rPr>
          <w:rFonts w:asciiTheme="minorHAnsi" w:hAnsiTheme="minorHAnsi"/>
        </w:rPr>
        <w:t xml:space="preserve">4] </w:t>
      </w:r>
      <w:r w:rsidR="005E3DCD" w:rsidRPr="0065333A">
        <w:rPr>
          <w:rFonts w:asciiTheme="minorHAnsi" w:hAnsiTheme="minorHAnsi"/>
        </w:rPr>
        <w:t xml:space="preserve">V. </w:t>
      </w:r>
      <w:proofErr w:type="spellStart"/>
      <w:r w:rsidR="005E3DCD" w:rsidRPr="0065333A">
        <w:rPr>
          <w:rFonts w:asciiTheme="minorHAnsi" w:hAnsiTheme="minorHAnsi"/>
        </w:rPr>
        <w:t>Barabash</w:t>
      </w:r>
      <w:proofErr w:type="spellEnd"/>
      <w:r w:rsidR="005E3DCD" w:rsidRPr="0065333A">
        <w:rPr>
          <w:rFonts w:asciiTheme="minorHAnsi" w:hAnsiTheme="minorHAnsi"/>
        </w:rPr>
        <w:t xml:space="preserve"> et al., ITER Material Handbook, IC </w:t>
      </w:r>
      <w:proofErr w:type="spellStart"/>
      <w:r w:rsidR="005E3DCD" w:rsidRPr="0065333A">
        <w:rPr>
          <w:rFonts w:asciiTheme="minorHAnsi" w:hAnsiTheme="minorHAnsi"/>
        </w:rPr>
        <w:t>CuCrZr</w:t>
      </w:r>
      <w:proofErr w:type="spellEnd"/>
      <w:r w:rsidR="005E3DCD" w:rsidRPr="0065333A">
        <w:rPr>
          <w:rFonts w:asciiTheme="minorHAnsi" w:hAnsiTheme="minorHAnsi"/>
        </w:rPr>
        <w:t xml:space="preserve"> alloy AK-02, G 74 MA 16 04-02-04 R0.2.</w:t>
      </w:r>
    </w:p>
    <w:p w:rsidR="00472C34" w:rsidRPr="0065333A" w:rsidRDefault="007044F1" w:rsidP="005E3DCD">
      <w:pPr>
        <w:rPr>
          <w:rFonts w:asciiTheme="minorHAnsi" w:hAnsiTheme="minorHAnsi"/>
        </w:rPr>
      </w:pPr>
      <w:r w:rsidRPr="0065333A">
        <w:rPr>
          <w:rFonts w:asciiTheme="minorHAnsi" w:hAnsiTheme="minorHAnsi"/>
        </w:rPr>
        <w:t xml:space="preserve">[5] </w:t>
      </w:r>
      <w:proofErr w:type="spellStart"/>
      <w:r w:rsidR="00472C34" w:rsidRPr="0065333A">
        <w:rPr>
          <w:rFonts w:asciiTheme="minorHAnsi" w:hAnsiTheme="minorHAnsi" w:cs="Arial"/>
          <w:color w:val="222222"/>
          <w:shd w:val="clear" w:color="auto" w:fill="FFFFFF"/>
        </w:rPr>
        <w:t>Barabash</w:t>
      </w:r>
      <w:proofErr w:type="spellEnd"/>
      <w:r w:rsidR="00472C34" w:rsidRPr="0065333A">
        <w:rPr>
          <w:rFonts w:asciiTheme="minorHAnsi" w:hAnsiTheme="minorHAnsi" w:cs="Arial"/>
          <w:color w:val="222222"/>
          <w:shd w:val="clear" w:color="auto" w:fill="FFFFFF"/>
        </w:rPr>
        <w:t xml:space="preserve">, V. R., et al. "Specification of </w:t>
      </w:r>
      <w:proofErr w:type="spellStart"/>
      <w:r w:rsidR="00472C34" w:rsidRPr="0065333A">
        <w:rPr>
          <w:rFonts w:asciiTheme="minorHAnsi" w:hAnsiTheme="minorHAnsi" w:cs="Arial"/>
          <w:color w:val="222222"/>
          <w:shd w:val="clear" w:color="auto" w:fill="FFFFFF"/>
        </w:rPr>
        <w:t>CuCrZr</w:t>
      </w:r>
      <w:proofErr w:type="spellEnd"/>
      <w:r w:rsidR="00472C34" w:rsidRPr="0065333A">
        <w:rPr>
          <w:rFonts w:asciiTheme="minorHAnsi" w:hAnsiTheme="minorHAnsi" w:cs="Arial"/>
          <w:color w:val="222222"/>
          <w:shd w:val="clear" w:color="auto" w:fill="FFFFFF"/>
        </w:rPr>
        <w:t xml:space="preserve"> alloy properties after various thermo-mechanical treatments and design </w:t>
      </w:r>
      <w:proofErr w:type="spellStart"/>
      <w:r w:rsidR="00472C34" w:rsidRPr="0065333A">
        <w:rPr>
          <w:rFonts w:asciiTheme="minorHAnsi" w:hAnsiTheme="minorHAnsi" w:cs="Arial"/>
          <w:color w:val="222222"/>
          <w:shd w:val="clear" w:color="auto" w:fill="FFFFFF"/>
        </w:rPr>
        <w:t>allowables</w:t>
      </w:r>
      <w:proofErr w:type="spellEnd"/>
      <w:r w:rsidR="00472C34" w:rsidRPr="0065333A">
        <w:rPr>
          <w:rFonts w:asciiTheme="minorHAnsi" w:hAnsiTheme="minorHAnsi" w:cs="Arial"/>
          <w:color w:val="222222"/>
          <w:shd w:val="clear" w:color="auto" w:fill="FFFFFF"/>
        </w:rPr>
        <w:t xml:space="preserve"> including neutron irradiation effects."</w:t>
      </w:r>
      <w:r w:rsidR="00472C34" w:rsidRPr="0065333A">
        <w:rPr>
          <w:rStyle w:val="apple-converted-space"/>
          <w:rFonts w:asciiTheme="minorHAnsi" w:hAnsiTheme="minorHAnsi" w:cs="Arial"/>
          <w:color w:val="222222"/>
          <w:shd w:val="clear" w:color="auto" w:fill="FFFFFF"/>
        </w:rPr>
        <w:t> </w:t>
      </w:r>
      <w:r w:rsidR="00472C34" w:rsidRPr="0065333A">
        <w:rPr>
          <w:rFonts w:asciiTheme="minorHAnsi" w:hAnsiTheme="minorHAnsi" w:cs="Arial"/>
          <w:i/>
          <w:iCs/>
          <w:color w:val="222222"/>
          <w:shd w:val="clear" w:color="auto" w:fill="FFFFFF"/>
        </w:rPr>
        <w:t>Journal of Nuclear Materials</w:t>
      </w:r>
      <w:r w:rsidR="00472C34" w:rsidRPr="0065333A">
        <w:rPr>
          <w:rStyle w:val="apple-converted-space"/>
          <w:rFonts w:asciiTheme="minorHAnsi" w:hAnsiTheme="minorHAnsi" w:cs="Arial"/>
          <w:color w:val="222222"/>
          <w:shd w:val="clear" w:color="auto" w:fill="FFFFFF"/>
        </w:rPr>
        <w:t> </w:t>
      </w:r>
      <w:r w:rsidR="00472C34" w:rsidRPr="0065333A">
        <w:rPr>
          <w:rFonts w:asciiTheme="minorHAnsi" w:hAnsiTheme="minorHAnsi" w:cs="Arial"/>
          <w:color w:val="222222"/>
          <w:shd w:val="clear" w:color="auto" w:fill="FFFFFF"/>
        </w:rPr>
        <w:t>417.1 (2011): 904-907.</w:t>
      </w:r>
    </w:p>
    <w:p w:rsidR="00F351B8" w:rsidRPr="0065333A" w:rsidRDefault="0065333A" w:rsidP="005E3DCD">
      <w:pPr>
        <w:rPr>
          <w:rFonts w:asciiTheme="minorHAnsi" w:hAnsiTheme="minorHAnsi"/>
        </w:rPr>
      </w:pPr>
      <w:r w:rsidRPr="0065333A">
        <w:rPr>
          <w:rFonts w:asciiTheme="minorHAnsi" w:hAnsiTheme="minorHAnsi"/>
        </w:rPr>
        <w:t>[</w:t>
      </w:r>
      <w:r w:rsidR="007044F1" w:rsidRPr="0065333A">
        <w:rPr>
          <w:rFonts w:asciiTheme="minorHAnsi" w:hAnsiTheme="minorHAnsi"/>
        </w:rPr>
        <w:t xml:space="preserve">6] </w:t>
      </w:r>
      <w:proofErr w:type="spellStart"/>
      <w:r w:rsidR="00F351B8" w:rsidRPr="0065333A">
        <w:rPr>
          <w:rFonts w:asciiTheme="minorHAnsi" w:hAnsiTheme="minorHAnsi"/>
        </w:rPr>
        <w:t>Valiev</w:t>
      </w:r>
      <w:proofErr w:type="spellEnd"/>
      <w:r w:rsidR="00F351B8" w:rsidRPr="0065333A">
        <w:rPr>
          <w:rFonts w:asciiTheme="minorHAnsi" w:hAnsiTheme="minorHAnsi"/>
        </w:rPr>
        <w:t xml:space="preserve">, </w:t>
      </w:r>
      <w:proofErr w:type="spellStart"/>
      <w:r w:rsidR="00F351B8" w:rsidRPr="0065333A">
        <w:rPr>
          <w:rFonts w:asciiTheme="minorHAnsi" w:hAnsiTheme="minorHAnsi"/>
        </w:rPr>
        <w:t>Ruslan</w:t>
      </w:r>
      <w:proofErr w:type="spellEnd"/>
      <w:r w:rsidR="00F351B8" w:rsidRPr="0065333A">
        <w:rPr>
          <w:rFonts w:asciiTheme="minorHAnsi" w:hAnsiTheme="minorHAnsi"/>
        </w:rPr>
        <w:t xml:space="preserve"> Z., and Terence G. Langdon. </w:t>
      </w:r>
      <w:proofErr w:type="gramStart"/>
      <w:r w:rsidR="00F351B8" w:rsidRPr="0065333A">
        <w:rPr>
          <w:rFonts w:asciiTheme="minorHAnsi" w:hAnsiTheme="minorHAnsi"/>
        </w:rPr>
        <w:t>"Principles of equal-channel angular pressing as a processing tool for grain refinement."</w:t>
      </w:r>
      <w:proofErr w:type="gramEnd"/>
      <w:r w:rsidR="00F351B8" w:rsidRPr="0065333A">
        <w:rPr>
          <w:rFonts w:asciiTheme="minorHAnsi" w:hAnsiTheme="minorHAnsi"/>
        </w:rPr>
        <w:t> Progress in Materials Science 51.7 (2006): 881-981.</w:t>
      </w:r>
    </w:p>
    <w:p w:rsidR="007044F1" w:rsidRPr="0065333A" w:rsidRDefault="007044F1" w:rsidP="005E3DCD">
      <w:pPr>
        <w:rPr>
          <w:rFonts w:asciiTheme="minorHAnsi" w:hAnsiTheme="minorHAnsi"/>
        </w:rPr>
      </w:pPr>
      <w:r w:rsidRPr="0065333A">
        <w:rPr>
          <w:rFonts w:asciiTheme="minorHAnsi" w:hAnsiTheme="minorHAnsi"/>
        </w:rPr>
        <w:t xml:space="preserve">[7] </w:t>
      </w:r>
      <w:proofErr w:type="spellStart"/>
      <w:r w:rsidRPr="0065333A">
        <w:rPr>
          <w:rFonts w:asciiTheme="minorHAnsi" w:hAnsiTheme="minorHAnsi"/>
        </w:rPr>
        <w:t>Kvačkaj</w:t>
      </w:r>
      <w:proofErr w:type="spellEnd"/>
      <w:r w:rsidRPr="0065333A">
        <w:rPr>
          <w:rFonts w:asciiTheme="minorHAnsi" w:hAnsiTheme="minorHAnsi"/>
        </w:rPr>
        <w:t>, Tibor, et al. "ANALYSIS OF METALLIC MATERIALS FOR ITER WITH THE EMPHASIS ON COPPER ALLOYS." </w:t>
      </w:r>
      <w:proofErr w:type="spellStart"/>
      <w:r w:rsidRPr="0065333A">
        <w:rPr>
          <w:rFonts w:asciiTheme="minorHAnsi" w:hAnsiTheme="minorHAnsi"/>
        </w:rPr>
        <w:t>Acta</w:t>
      </w:r>
      <w:proofErr w:type="spellEnd"/>
      <w:r w:rsidRPr="0065333A">
        <w:rPr>
          <w:rFonts w:asciiTheme="minorHAnsi" w:hAnsiTheme="minorHAnsi"/>
        </w:rPr>
        <w:t xml:space="preserve"> </w:t>
      </w:r>
      <w:proofErr w:type="spellStart"/>
      <w:r w:rsidRPr="0065333A">
        <w:rPr>
          <w:rFonts w:asciiTheme="minorHAnsi" w:hAnsiTheme="minorHAnsi"/>
        </w:rPr>
        <w:t>Metallurgica</w:t>
      </w:r>
      <w:proofErr w:type="spellEnd"/>
      <w:r w:rsidRPr="0065333A">
        <w:rPr>
          <w:rFonts w:asciiTheme="minorHAnsi" w:hAnsiTheme="minorHAnsi"/>
        </w:rPr>
        <w:t xml:space="preserve"> Slovaca20.4 (2014): 397-404.</w:t>
      </w:r>
    </w:p>
    <w:p w:rsidR="009C1677" w:rsidRPr="0065333A" w:rsidRDefault="0065333A" w:rsidP="005E3DCD">
      <w:pPr>
        <w:rPr>
          <w:rFonts w:asciiTheme="minorHAnsi" w:hAnsiTheme="minorHAnsi"/>
        </w:rPr>
      </w:pPr>
      <w:r w:rsidRPr="0065333A">
        <w:rPr>
          <w:rFonts w:asciiTheme="minorHAnsi" w:hAnsiTheme="minorHAnsi" w:cs="Arial"/>
          <w:color w:val="222222"/>
          <w:shd w:val="clear" w:color="auto" w:fill="FFFFFF"/>
        </w:rPr>
        <w:t>[</w:t>
      </w:r>
      <w:r w:rsidR="007044F1" w:rsidRPr="0065333A">
        <w:rPr>
          <w:rFonts w:asciiTheme="minorHAnsi" w:hAnsiTheme="minorHAnsi" w:cs="Arial"/>
          <w:color w:val="222222"/>
          <w:shd w:val="clear" w:color="auto" w:fill="FFFFFF"/>
        </w:rPr>
        <w:t>8]</w:t>
      </w:r>
      <w:r w:rsidR="009C1677" w:rsidRPr="0065333A">
        <w:rPr>
          <w:rFonts w:asciiTheme="minorHAnsi" w:hAnsiTheme="minorHAnsi" w:cs="Arial"/>
          <w:color w:val="222222"/>
          <w:shd w:val="clear" w:color="auto" w:fill="FFFFFF"/>
        </w:rPr>
        <w:t xml:space="preserve"> Wilshire, B., and C. J. Palmer. "Grain size effects during creep of copper."</w:t>
      </w:r>
      <w:proofErr w:type="spellStart"/>
      <w:r w:rsidR="009C1677" w:rsidRPr="0065333A">
        <w:rPr>
          <w:rFonts w:asciiTheme="minorHAnsi" w:hAnsiTheme="minorHAnsi" w:cs="Arial"/>
          <w:i/>
          <w:iCs/>
          <w:color w:val="222222"/>
          <w:shd w:val="clear" w:color="auto" w:fill="FFFFFF"/>
        </w:rPr>
        <w:t>Scripta</w:t>
      </w:r>
      <w:proofErr w:type="spellEnd"/>
      <w:r w:rsidR="009C1677" w:rsidRPr="0065333A">
        <w:rPr>
          <w:rFonts w:asciiTheme="minorHAnsi" w:hAnsiTheme="minorHAnsi" w:cs="Arial"/>
          <w:i/>
          <w:iCs/>
          <w:color w:val="222222"/>
          <w:shd w:val="clear" w:color="auto" w:fill="FFFFFF"/>
        </w:rPr>
        <w:t xml:space="preserve"> </w:t>
      </w:r>
      <w:proofErr w:type="spellStart"/>
      <w:r w:rsidR="009C1677" w:rsidRPr="0065333A">
        <w:rPr>
          <w:rFonts w:asciiTheme="minorHAnsi" w:hAnsiTheme="minorHAnsi" w:cs="Arial"/>
          <w:i/>
          <w:iCs/>
          <w:color w:val="222222"/>
          <w:shd w:val="clear" w:color="auto" w:fill="FFFFFF"/>
        </w:rPr>
        <w:t>materialia</w:t>
      </w:r>
      <w:proofErr w:type="spellEnd"/>
      <w:r w:rsidR="009C1677" w:rsidRPr="0065333A">
        <w:rPr>
          <w:rStyle w:val="apple-converted-space"/>
          <w:rFonts w:asciiTheme="minorHAnsi" w:hAnsiTheme="minorHAnsi" w:cs="Arial"/>
          <w:color w:val="222222"/>
          <w:shd w:val="clear" w:color="auto" w:fill="FFFFFF"/>
        </w:rPr>
        <w:t> </w:t>
      </w:r>
      <w:r w:rsidR="009C1677" w:rsidRPr="0065333A">
        <w:rPr>
          <w:rFonts w:asciiTheme="minorHAnsi" w:hAnsiTheme="minorHAnsi" w:cs="Arial"/>
          <w:color w:val="222222"/>
          <w:shd w:val="clear" w:color="auto" w:fill="FFFFFF"/>
        </w:rPr>
        <w:t>46.7 (2002): 483-488.</w:t>
      </w:r>
    </w:p>
    <w:p w:rsidR="00E65D7E" w:rsidRPr="0065333A" w:rsidRDefault="007044F1" w:rsidP="00E65D7E">
      <w:pPr>
        <w:rPr>
          <w:rFonts w:asciiTheme="minorHAnsi" w:hAnsiTheme="minorHAnsi"/>
          <w:lang w:val="de-DE"/>
        </w:rPr>
      </w:pPr>
      <w:r w:rsidRPr="0065333A">
        <w:rPr>
          <w:rFonts w:asciiTheme="minorHAnsi" w:hAnsiTheme="minorHAnsi"/>
          <w:lang w:val="de-DE"/>
        </w:rPr>
        <w:t xml:space="preserve">[9] </w:t>
      </w:r>
      <w:r w:rsidR="00E65D7E" w:rsidRPr="0065333A">
        <w:rPr>
          <w:rFonts w:asciiTheme="minorHAnsi" w:hAnsiTheme="minorHAnsi"/>
          <w:lang w:val="de-DE"/>
        </w:rPr>
        <w:t>Y. Wang, M. Chen, F. Zhou, E. Ma, Nature 419 (2002) 912.</w:t>
      </w:r>
    </w:p>
    <w:p w:rsidR="0029662F" w:rsidRPr="0065333A" w:rsidRDefault="00A266C1" w:rsidP="0029662F">
      <w:pPr>
        <w:rPr>
          <w:rFonts w:asciiTheme="minorHAnsi" w:hAnsiTheme="minorHAnsi"/>
        </w:rPr>
      </w:pPr>
      <w:r w:rsidRPr="009564BF">
        <w:rPr>
          <w:rFonts w:asciiTheme="minorHAnsi" w:hAnsiTheme="minorHAnsi"/>
        </w:rPr>
        <w:t>[</w:t>
      </w:r>
      <w:r w:rsidR="007044F1" w:rsidRPr="009564BF">
        <w:rPr>
          <w:rFonts w:asciiTheme="minorHAnsi" w:hAnsiTheme="minorHAnsi"/>
        </w:rPr>
        <w:t xml:space="preserve">10] </w:t>
      </w:r>
      <w:proofErr w:type="spellStart"/>
      <w:r w:rsidRPr="009564BF">
        <w:rPr>
          <w:rFonts w:asciiTheme="minorHAnsi" w:hAnsiTheme="minorHAnsi"/>
        </w:rPr>
        <w:t>Belyaeva</w:t>
      </w:r>
      <w:proofErr w:type="spellEnd"/>
      <w:r w:rsidRPr="009564BF">
        <w:rPr>
          <w:rFonts w:asciiTheme="minorHAnsi" w:hAnsiTheme="minorHAnsi"/>
        </w:rPr>
        <w:t xml:space="preserve">, A. I., et al. </w:t>
      </w:r>
      <w:r w:rsidRPr="0065333A">
        <w:rPr>
          <w:rFonts w:asciiTheme="minorHAnsi" w:hAnsiTheme="minorHAnsi"/>
        </w:rPr>
        <w:t xml:space="preserve">"Effect of quasi-hydrostatic extrusion on </w:t>
      </w:r>
      <w:proofErr w:type="spellStart"/>
      <w:r w:rsidRPr="0065333A">
        <w:rPr>
          <w:rFonts w:asciiTheme="minorHAnsi" w:hAnsiTheme="minorHAnsi"/>
        </w:rPr>
        <w:t>microhardness</w:t>
      </w:r>
      <w:proofErr w:type="spellEnd"/>
      <w:r w:rsidRPr="0065333A">
        <w:rPr>
          <w:rFonts w:asciiTheme="minorHAnsi" w:hAnsiTheme="minorHAnsi"/>
        </w:rPr>
        <w:t xml:space="preserve"> in </w:t>
      </w:r>
      <w:proofErr w:type="spellStart"/>
      <w:r w:rsidRPr="0065333A">
        <w:rPr>
          <w:rFonts w:asciiTheme="minorHAnsi" w:hAnsiTheme="minorHAnsi"/>
        </w:rPr>
        <w:t>CuCrZr</w:t>
      </w:r>
      <w:proofErr w:type="spellEnd"/>
      <w:r w:rsidRPr="0065333A">
        <w:rPr>
          <w:rFonts w:asciiTheme="minorHAnsi" w:hAnsiTheme="minorHAnsi"/>
        </w:rPr>
        <w:t xml:space="preserve"> alloy." </w:t>
      </w:r>
      <w:proofErr w:type="spellStart"/>
      <w:r w:rsidRPr="0065333A">
        <w:rPr>
          <w:rFonts w:asciiTheme="minorHAnsi" w:hAnsiTheme="minorHAnsi"/>
        </w:rPr>
        <w:t>Вопросы</w:t>
      </w:r>
      <w:proofErr w:type="spellEnd"/>
      <w:r w:rsidRPr="0065333A">
        <w:rPr>
          <w:rFonts w:asciiTheme="minorHAnsi" w:hAnsiTheme="minorHAnsi"/>
        </w:rPr>
        <w:t xml:space="preserve"> </w:t>
      </w:r>
      <w:proofErr w:type="spellStart"/>
      <w:r w:rsidRPr="0065333A">
        <w:rPr>
          <w:rFonts w:asciiTheme="minorHAnsi" w:hAnsiTheme="minorHAnsi"/>
        </w:rPr>
        <w:t>атомной</w:t>
      </w:r>
      <w:proofErr w:type="spellEnd"/>
      <w:r w:rsidRPr="0065333A">
        <w:rPr>
          <w:rFonts w:asciiTheme="minorHAnsi" w:hAnsiTheme="minorHAnsi"/>
        </w:rPr>
        <w:t xml:space="preserve"> </w:t>
      </w:r>
      <w:proofErr w:type="spellStart"/>
      <w:r w:rsidRPr="0065333A">
        <w:rPr>
          <w:rFonts w:asciiTheme="minorHAnsi" w:hAnsiTheme="minorHAnsi"/>
        </w:rPr>
        <w:t>науки</w:t>
      </w:r>
      <w:proofErr w:type="spellEnd"/>
      <w:r w:rsidRPr="0065333A">
        <w:rPr>
          <w:rFonts w:asciiTheme="minorHAnsi" w:hAnsiTheme="minorHAnsi"/>
        </w:rPr>
        <w:t xml:space="preserve"> и </w:t>
      </w:r>
      <w:proofErr w:type="spellStart"/>
      <w:proofErr w:type="gramStart"/>
      <w:r w:rsidRPr="0065333A">
        <w:rPr>
          <w:rFonts w:asciiTheme="minorHAnsi" w:hAnsiTheme="minorHAnsi"/>
        </w:rPr>
        <w:t>техники</w:t>
      </w:r>
      <w:proofErr w:type="spellEnd"/>
      <w:r w:rsidRPr="0065333A">
        <w:rPr>
          <w:rFonts w:asciiTheme="minorHAnsi" w:hAnsiTheme="minorHAnsi"/>
        </w:rPr>
        <w:t>(</w:t>
      </w:r>
      <w:proofErr w:type="gramEnd"/>
      <w:r w:rsidRPr="0065333A">
        <w:rPr>
          <w:rFonts w:asciiTheme="minorHAnsi" w:hAnsiTheme="minorHAnsi"/>
        </w:rPr>
        <w:t>2015).</w:t>
      </w:r>
    </w:p>
    <w:p w:rsidR="00E93E85" w:rsidRPr="009564BF" w:rsidRDefault="00E93E85" w:rsidP="00E93E85">
      <w:pPr>
        <w:rPr>
          <w:rFonts w:asciiTheme="minorHAnsi" w:hAnsiTheme="minorHAnsi" w:cs="Arial"/>
          <w:color w:val="222222"/>
          <w:shd w:val="clear" w:color="auto" w:fill="FFFFFF"/>
          <w:lang w:val="es-ES"/>
          <w:rPrChange w:id="65" w:author="Gorley, Mike" w:date="2016-12-09T17:35:00Z">
            <w:rPr>
              <w:rFonts w:asciiTheme="minorHAnsi" w:hAnsiTheme="minorHAnsi" w:cs="Arial"/>
              <w:color w:val="222222"/>
              <w:shd w:val="clear" w:color="auto" w:fill="FFFFFF"/>
            </w:rPr>
          </w:rPrChange>
        </w:rPr>
      </w:pPr>
      <w:r w:rsidRPr="009564BF">
        <w:rPr>
          <w:rFonts w:asciiTheme="minorHAnsi" w:hAnsiTheme="minorHAnsi"/>
        </w:rPr>
        <w:t>[</w:t>
      </w:r>
      <w:r w:rsidR="007044F1" w:rsidRPr="009564BF">
        <w:rPr>
          <w:rFonts w:asciiTheme="minorHAnsi" w:hAnsiTheme="minorHAnsi"/>
        </w:rPr>
        <w:t xml:space="preserve">11] </w:t>
      </w:r>
      <w:proofErr w:type="spellStart"/>
      <w:r w:rsidRPr="009564BF">
        <w:rPr>
          <w:rFonts w:asciiTheme="minorHAnsi" w:hAnsiTheme="minorHAnsi" w:cs="Arial"/>
          <w:color w:val="222222"/>
          <w:shd w:val="clear" w:color="auto" w:fill="FFFFFF"/>
        </w:rPr>
        <w:t>Belyaeva</w:t>
      </w:r>
      <w:proofErr w:type="spellEnd"/>
      <w:r w:rsidRPr="009564BF">
        <w:rPr>
          <w:rFonts w:asciiTheme="minorHAnsi" w:hAnsiTheme="minorHAnsi" w:cs="Arial"/>
          <w:color w:val="222222"/>
          <w:shd w:val="clear" w:color="auto" w:fill="FFFFFF"/>
        </w:rPr>
        <w:t xml:space="preserve">, A. I., et al. </w:t>
      </w:r>
      <w:r w:rsidRPr="0065333A">
        <w:rPr>
          <w:rFonts w:asciiTheme="minorHAnsi" w:hAnsiTheme="minorHAnsi" w:cs="Arial"/>
          <w:color w:val="222222"/>
          <w:shd w:val="clear" w:color="auto" w:fill="FFFFFF"/>
        </w:rPr>
        <w:t>"Influence of grain size on resistance to ion sputtering of mirrors from low chromium–zirconium copper alloy."</w:t>
      </w:r>
      <w:r w:rsidRPr="0065333A">
        <w:rPr>
          <w:rStyle w:val="apple-converted-space"/>
          <w:rFonts w:asciiTheme="minorHAnsi" w:hAnsiTheme="minorHAnsi" w:cs="Arial"/>
          <w:color w:val="222222"/>
          <w:shd w:val="clear" w:color="auto" w:fill="FFFFFF"/>
        </w:rPr>
        <w:t> </w:t>
      </w:r>
      <w:proofErr w:type="spellStart"/>
      <w:proofErr w:type="gramStart"/>
      <w:r w:rsidRPr="0065333A">
        <w:rPr>
          <w:rFonts w:asciiTheme="minorHAnsi" w:hAnsiTheme="minorHAnsi" w:cs="Arial"/>
          <w:i/>
          <w:iCs/>
          <w:color w:val="222222"/>
          <w:shd w:val="clear" w:color="auto" w:fill="FFFFFF"/>
        </w:rPr>
        <w:t>Vopr</w:t>
      </w:r>
      <w:proofErr w:type="spellEnd"/>
      <w:r w:rsidRPr="0065333A">
        <w:rPr>
          <w:rFonts w:asciiTheme="minorHAnsi" w:hAnsiTheme="minorHAnsi" w:cs="Arial"/>
          <w:i/>
          <w:iCs/>
          <w:color w:val="222222"/>
          <w:shd w:val="clear" w:color="auto" w:fill="FFFFFF"/>
        </w:rPr>
        <w:t>.</w:t>
      </w:r>
      <w:proofErr w:type="gramEnd"/>
      <w:r w:rsidRPr="0065333A">
        <w:rPr>
          <w:rFonts w:asciiTheme="minorHAnsi" w:hAnsiTheme="minorHAnsi" w:cs="Arial"/>
          <w:i/>
          <w:iCs/>
          <w:color w:val="222222"/>
          <w:shd w:val="clear" w:color="auto" w:fill="FFFFFF"/>
        </w:rPr>
        <w:t xml:space="preserve"> </w:t>
      </w:r>
      <w:proofErr w:type="gramStart"/>
      <w:r w:rsidRPr="0065333A">
        <w:rPr>
          <w:rFonts w:asciiTheme="minorHAnsi" w:hAnsiTheme="minorHAnsi" w:cs="Arial"/>
          <w:i/>
          <w:iCs/>
          <w:color w:val="222222"/>
          <w:shd w:val="clear" w:color="auto" w:fill="FFFFFF"/>
        </w:rPr>
        <w:t>At.</w:t>
      </w:r>
      <w:proofErr w:type="gramEnd"/>
      <w:r w:rsidRPr="0065333A">
        <w:rPr>
          <w:rFonts w:asciiTheme="minorHAnsi" w:hAnsiTheme="minorHAnsi" w:cs="Arial"/>
          <w:i/>
          <w:iCs/>
          <w:color w:val="222222"/>
          <w:shd w:val="clear" w:color="auto" w:fill="FFFFFF"/>
        </w:rPr>
        <w:t xml:space="preserve"> </w:t>
      </w:r>
      <w:proofErr w:type="spellStart"/>
      <w:r w:rsidRPr="009564BF">
        <w:rPr>
          <w:rFonts w:asciiTheme="minorHAnsi" w:hAnsiTheme="minorHAnsi" w:cs="Arial"/>
          <w:i/>
          <w:iCs/>
          <w:color w:val="222222"/>
          <w:shd w:val="clear" w:color="auto" w:fill="FFFFFF"/>
          <w:lang w:val="es-ES"/>
          <w:rPrChange w:id="66" w:author="Gorley, Mike" w:date="2016-12-09T17:35:00Z">
            <w:rPr>
              <w:rFonts w:asciiTheme="minorHAnsi" w:hAnsiTheme="minorHAnsi" w:cs="Arial"/>
              <w:i/>
              <w:iCs/>
              <w:color w:val="222222"/>
              <w:shd w:val="clear" w:color="auto" w:fill="FFFFFF"/>
            </w:rPr>
          </w:rPrChange>
        </w:rPr>
        <w:t>Nauki</w:t>
      </w:r>
      <w:proofErr w:type="spellEnd"/>
      <w:r w:rsidRPr="009564BF">
        <w:rPr>
          <w:rFonts w:asciiTheme="minorHAnsi" w:hAnsiTheme="minorHAnsi" w:cs="Arial"/>
          <w:i/>
          <w:iCs/>
          <w:color w:val="222222"/>
          <w:shd w:val="clear" w:color="auto" w:fill="FFFFFF"/>
          <w:lang w:val="es-ES"/>
          <w:rPrChange w:id="67" w:author="Gorley, Mike" w:date="2016-12-09T17:35:00Z">
            <w:rPr>
              <w:rFonts w:asciiTheme="minorHAnsi" w:hAnsiTheme="minorHAnsi" w:cs="Arial"/>
              <w:i/>
              <w:iCs/>
              <w:color w:val="222222"/>
              <w:shd w:val="clear" w:color="auto" w:fill="FFFFFF"/>
            </w:rPr>
          </w:rPrChange>
        </w:rPr>
        <w:t xml:space="preserve"> </w:t>
      </w:r>
      <w:proofErr w:type="spellStart"/>
      <w:r w:rsidRPr="009564BF">
        <w:rPr>
          <w:rFonts w:asciiTheme="minorHAnsi" w:hAnsiTheme="minorHAnsi" w:cs="Arial"/>
          <w:i/>
          <w:iCs/>
          <w:color w:val="222222"/>
          <w:shd w:val="clear" w:color="auto" w:fill="FFFFFF"/>
          <w:lang w:val="es-ES"/>
          <w:rPrChange w:id="68" w:author="Gorley, Mike" w:date="2016-12-09T17:35:00Z">
            <w:rPr>
              <w:rFonts w:asciiTheme="minorHAnsi" w:hAnsiTheme="minorHAnsi" w:cs="Arial"/>
              <w:i/>
              <w:iCs/>
              <w:color w:val="222222"/>
              <w:shd w:val="clear" w:color="auto" w:fill="FFFFFF"/>
            </w:rPr>
          </w:rPrChange>
        </w:rPr>
        <w:t>Tekhn</w:t>
      </w:r>
      <w:proofErr w:type="spellEnd"/>
      <w:r w:rsidRPr="009564BF">
        <w:rPr>
          <w:rFonts w:asciiTheme="minorHAnsi" w:hAnsiTheme="minorHAnsi" w:cs="Arial"/>
          <w:i/>
          <w:iCs/>
          <w:color w:val="222222"/>
          <w:shd w:val="clear" w:color="auto" w:fill="FFFFFF"/>
          <w:lang w:val="es-ES"/>
          <w:rPrChange w:id="69" w:author="Gorley, Mike" w:date="2016-12-09T17:35:00Z">
            <w:rPr>
              <w:rFonts w:asciiTheme="minorHAnsi" w:hAnsiTheme="minorHAnsi" w:cs="Arial"/>
              <w:i/>
              <w:iCs/>
              <w:color w:val="222222"/>
              <w:shd w:val="clear" w:color="auto" w:fill="FFFFFF"/>
            </w:rPr>
          </w:rPrChange>
        </w:rPr>
        <w:t xml:space="preserve">., Ser. </w:t>
      </w:r>
      <w:proofErr w:type="spellStart"/>
      <w:r w:rsidRPr="009564BF">
        <w:rPr>
          <w:rFonts w:asciiTheme="minorHAnsi" w:hAnsiTheme="minorHAnsi" w:cs="Arial"/>
          <w:i/>
          <w:iCs/>
          <w:color w:val="222222"/>
          <w:shd w:val="clear" w:color="auto" w:fill="FFFFFF"/>
          <w:lang w:val="es-ES"/>
          <w:rPrChange w:id="70" w:author="Gorley, Mike" w:date="2016-12-09T17:35:00Z">
            <w:rPr>
              <w:rFonts w:asciiTheme="minorHAnsi" w:hAnsiTheme="minorHAnsi" w:cs="Arial"/>
              <w:i/>
              <w:iCs/>
              <w:color w:val="222222"/>
              <w:shd w:val="clear" w:color="auto" w:fill="FFFFFF"/>
            </w:rPr>
          </w:rPrChange>
        </w:rPr>
        <w:t>Thermoyad</w:t>
      </w:r>
      <w:proofErr w:type="spellEnd"/>
      <w:r w:rsidRPr="009564BF">
        <w:rPr>
          <w:rFonts w:asciiTheme="minorHAnsi" w:hAnsiTheme="minorHAnsi" w:cs="Arial"/>
          <w:i/>
          <w:iCs/>
          <w:color w:val="222222"/>
          <w:shd w:val="clear" w:color="auto" w:fill="FFFFFF"/>
          <w:lang w:val="es-ES"/>
          <w:rPrChange w:id="71" w:author="Gorley, Mike" w:date="2016-12-09T17:35:00Z">
            <w:rPr>
              <w:rFonts w:asciiTheme="minorHAnsi" w:hAnsiTheme="minorHAnsi" w:cs="Arial"/>
              <w:i/>
              <w:iCs/>
              <w:color w:val="222222"/>
              <w:shd w:val="clear" w:color="auto" w:fill="FFFFFF"/>
            </w:rPr>
          </w:rPrChange>
        </w:rPr>
        <w:t xml:space="preserve">. </w:t>
      </w:r>
      <w:proofErr w:type="spellStart"/>
      <w:r w:rsidRPr="009564BF">
        <w:rPr>
          <w:rFonts w:asciiTheme="minorHAnsi" w:hAnsiTheme="minorHAnsi" w:cs="Arial"/>
          <w:i/>
          <w:iCs/>
          <w:color w:val="222222"/>
          <w:shd w:val="clear" w:color="auto" w:fill="FFFFFF"/>
          <w:lang w:val="es-ES"/>
          <w:rPrChange w:id="72" w:author="Gorley, Mike" w:date="2016-12-09T17:35:00Z">
            <w:rPr>
              <w:rFonts w:asciiTheme="minorHAnsi" w:hAnsiTheme="minorHAnsi" w:cs="Arial"/>
              <w:i/>
              <w:iCs/>
              <w:color w:val="222222"/>
              <w:shd w:val="clear" w:color="auto" w:fill="FFFFFF"/>
            </w:rPr>
          </w:rPrChange>
        </w:rPr>
        <w:t>Sintez</w:t>
      </w:r>
      <w:proofErr w:type="spellEnd"/>
      <w:r w:rsidRPr="009564BF">
        <w:rPr>
          <w:rStyle w:val="apple-converted-space"/>
          <w:rFonts w:asciiTheme="minorHAnsi" w:hAnsiTheme="minorHAnsi" w:cs="Arial"/>
          <w:color w:val="222222"/>
          <w:shd w:val="clear" w:color="auto" w:fill="FFFFFF"/>
          <w:lang w:val="es-ES"/>
          <w:rPrChange w:id="73" w:author="Gorley, Mike" w:date="2016-12-09T17:35:00Z">
            <w:rPr>
              <w:rStyle w:val="apple-converted-space"/>
              <w:rFonts w:asciiTheme="minorHAnsi" w:hAnsiTheme="minorHAnsi" w:cs="Arial"/>
              <w:color w:val="222222"/>
              <w:shd w:val="clear" w:color="auto" w:fill="FFFFFF"/>
            </w:rPr>
          </w:rPrChange>
        </w:rPr>
        <w:t> </w:t>
      </w:r>
      <w:r w:rsidRPr="009564BF">
        <w:rPr>
          <w:rFonts w:asciiTheme="minorHAnsi" w:hAnsiTheme="minorHAnsi" w:cs="Arial"/>
          <w:color w:val="222222"/>
          <w:shd w:val="clear" w:color="auto" w:fill="FFFFFF"/>
          <w:lang w:val="es-ES"/>
          <w:rPrChange w:id="74" w:author="Gorley, Mike" w:date="2016-12-09T17:35:00Z">
            <w:rPr>
              <w:rFonts w:asciiTheme="minorHAnsi" w:hAnsiTheme="minorHAnsi" w:cs="Arial"/>
              <w:color w:val="222222"/>
              <w:shd w:val="clear" w:color="auto" w:fill="FFFFFF"/>
            </w:rPr>
          </w:rPrChange>
        </w:rPr>
        <w:t>4 (2011): 50-59.</w:t>
      </w:r>
    </w:p>
    <w:p w:rsidR="00E93E85" w:rsidRPr="0065333A" w:rsidRDefault="007044F1" w:rsidP="00E93E85">
      <w:pPr>
        <w:rPr>
          <w:rFonts w:asciiTheme="minorHAnsi" w:hAnsiTheme="minorHAnsi" w:cs="Arial"/>
          <w:color w:val="222222"/>
          <w:shd w:val="clear" w:color="auto" w:fill="FFFFFF"/>
        </w:rPr>
      </w:pPr>
      <w:r w:rsidRPr="009564BF">
        <w:rPr>
          <w:rFonts w:asciiTheme="minorHAnsi" w:hAnsiTheme="minorHAnsi"/>
          <w:lang w:val="es-ES"/>
          <w:rPrChange w:id="75" w:author="Gorley, Mike" w:date="2016-12-09T17:35:00Z">
            <w:rPr>
              <w:rFonts w:asciiTheme="minorHAnsi" w:hAnsiTheme="minorHAnsi"/>
            </w:rPr>
          </w:rPrChange>
        </w:rPr>
        <w:t xml:space="preserve">[12] </w:t>
      </w:r>
      <w:proofErr w:type="spellStart"/>
      <w:r w:rsidR="00E93E85" w:rsidRPr="009564BF">
        <w:rPr>
          <w:rFonts w:asciiTheme="minorHAnsi" w:hAnsiTheme="minorHAnsi" w:cs="Arial"/>
          <w:color w:val="222222"/>
          <w:shd w:val="clear" w:color="auto" w:fill="FFFFFF"/>
          <w:lang w:val="es-ES"/>
          <w:rPrChange w:id="76" w:author="Gorley, Mike" w:date="2016-12-09T17:35:00Z">
            <w:rPr>
              <w:rFonts w:asciiTheme="minorHAnsi" w:hAnsiTheme="minorHAnsi" w:cs="Arial"/>
              <w:color w:val="222222"/>
              <w:shd w:val="clear" w:color="auto" w:fill="FFFFFF"/>
            </w:rPr>
          </w:rPrChange>
        </w:rPr>
        <w:t>Belyaeva</w:t>
      </w:r>
      <w:proofErr w:type="spellEnd"/>
      <w:r w:rsidR="00E93E85" w:rsidRPr="009564BF">
        <w:rPr>
          <w:rFonts w:asciiTheme="minorHAnsi" w:hAnsiTheme="minorHAnsi" w:cs="Arial"/>
          <w:color w:val="222222"/>
          <w:shd w:val="clear" w:color="auto" w:fill="FFFFFF"/>
          <w:lang w:val="es-ES"/>
          <w:rPrChange w:id="77" w:author="Gorley, Mike" w:date="2016-12-09T17:35:00Z">
            <w:rPr>
              <w:rFonts w:asciiTheme="minorHAnsi" w:hAnsiTheme="minorHAnsi" w:cs="Arial"/>
              <w:color w:val="222222"/>
              <w:shd w:val="clear" w:color="auto" w:fill="FFFFFF"/>
            </w:rPr>
          </w:rPrChange>
        </w:rPr>
        <w:t xml:space="preserve">, A. I., et al. </w:t>
      </w:r>
      <w:r w:rsidR="00E93E85" w:rsidRPr="0065333A">
        <w:rPr>
          <w:rFonts w:asciiTheme="minorHAnsi" w:hAnsiTheme="minorHAnsi" w:cs="Arial"/>
          <w:color w:val="222222"/>
          <w:shd w:val="clear" w:color="auto" w:fill="FFFFFF"/>
        </w:rPr>
        <w:t xml:space="preserve">"Effect of </w:t>
      </w:r>
      <w:proofErr w:type="spellStart"/>
      <w:r w:rsidR="00E93E85" w:rsidRPr="0065333A">
        <w:rPr>
          <w:rFonts w:asciiTheme="minorHAnsi" w:hAnsiTheme="minorHAnsi" w:cs="Arial"/>
          <w:color w:val="222222"/>
          <w:shd w:val="clear" w:color="auto" w:fill="FFFFFF"/>
        </w:rPr>
        <w:t>microrelief</w:t>
      </w:r>
      <w:proofErr w:type="spellEnd"/>
      <w:r w:rsidR="00E93E85" w:rsidRPr="0065333A">
        <w:rPr>
          <w:rFonts w:asciiTheme="minorHAnsi" w:hAnsiTheme="minorHAnsi" w:cs="Arial"/>
          <w:color w:val="222222"/>
          <w:shd w:val="clear" w:color="auto" w:fill="FFFFFF"/>
        </w:rPr>
        <w:t xml:space="preserve"> on the optical characteristics of light Cr-</w:t>
      </w:r>
      <w:proofErr w:type="spellStart"/>
      <w:r w:rsidR="00E93E85" w:rsidRPr="0065333A">
        <w:rPr>
          <w:rFonts w:asciiTheme="minorHAnsi" w:hAnsiTheme="minorHAnsi" w:cs="Arial"/>
          <w:color w:val="222222"/>
          <w:shd w:val="clear" w:color="auto" w:fill="FFFFFF"/>
        </w:rPr>
        <w:t>Zr</w:t>
      </w:r>
      <w:proofErr w:type="spellEnd"/>
      <w:r w:rsidR="00E93E85" w:rsidRPr="0065333A">
        <w:rPr>
          <w:rFonts w:asciiTheme="minorHAnsi" w:hAnsiTheme="minorHAnsi" w:cs="Arial"/>
          <w:color w:val="222222"/>
          <w:shd w:val="clear" w:color="auto" w:fill="FFFFFF"/>
        </w:rPr>
        <w:t xml:space="preserve"> copper alloys bombarded by ions of deuterium plasma."</w:t>
      </w:r>
      <w:r w:rsidR="00E93E85" w:rsidRPr="0065333A">
        <w:rPr>
          <w:rStyle w:val="apple-converted-space"/>
          <w:rFonts w:asciiTheme="minorHAnsi" w:hAnsiTheme="minorHAnsi" w:cs="Arial"/>
          <w:color w:val="222222"/>
          <w:shd w:val="clear" w:color="auto" w:fill="FFFFFF"/>
        </w:rPr>
        <w:t> </w:t>
      </w:r>
      <w:r w:rsidR="00E93E85" w:rsidRPr="0065333A">
        <w:rPr>
          <w:rFonts w:asciiTheme="minorHAnsi" w:hAnsiTheme="minorHAnsi" w:cs="Arial"/>
          <w:i/>
          <w:iCs/>
          <w:color w:val="222222"/>
          <w:shd w:val="clear" w:color="auto" w:fill="FFFFFF"/>
        </w:rPr>
        <w:t>Bulletin of the Russian Academy of Sciences: Physics</w:t>
      </w:r>
      <w:r w:rsidR="00E93E85" w:rsidRPr="0065333A">
        <w:rPr>
          <w:rStyle w:val="apple-converted-space"/>
          <w:rFonts w:asciiTheme="minorHAnsi" w:hAnsiTheme="minorHAnsi" w:cs="Arial"/>
          <w:color w:val="222222"/>
          <w:shd w:val="clear" w:color="auto" w:fill="FFFFFF"/>
        </w:rPr>
        <w:t> </w:t>
      </w:r>
      <w:r w:rsidR="00E93E85" w:rsidRPr="0065333A">
        <w:rPr>
          <w:rFonts w:asciiTheme="minorHAnsi" w:hAnsiTheme="minorHAnsi" w:cs="Arial"/>
          <w:color w:val="222222"/>
          <w:shd w:val="clear" w:color="auto" w:fill="FFFFFF"/>
        </w:rPr>
        <w:t>76.7 (2012): 764-767.</w:t>
      </w:r>
    </w:p>
    <w:p w:rsidR="007240A7" w:rsidRPr="0065333A" w:rsidRDefault="0065333A" w:rsidP="0029662F">
      <w:pPr>
        <w:rPr>
          <w:rFonts w:asciiTheme="minorHAnsi" w:hAnsiTheme="minorHAnsi"/>
        </w:rPr>
      </w:pPr>
      <w:r w:rsidRPr="0065333A">
        <w:rPr>
          <w:rFonts w:asciiTheme="minorHAnsi" w:hAnsiTheme="minorHAnsi"/>
        </w:rPr>
        <w:t>[</w:t>
      </w:r>
      <w:r w:rsidR="00FF7EE8" w:rsidRPr="0065333A">
        <w:rPr>
          <w:rFonts w:asciiTheme="minorHAnsi" w:hAnsiTheme="minorHAnsi"/>
        </w:rPr>
        <w:t xml:space="preserve">13] </w:t>
      </w:r>
      <w:proofErr w:type="spellStart"/>
      <w:r w:rsidR="0013213E" w:rsidRPr="0065333A">
        <w:rPr>
          <w:rFonts w:asciiTheme="minorHAnsi" w:hAnsiTheme="minorHAnsi"/>
        </w:rPr>
        <w:t>Ihira</w:t>
      </w:r>
      <w:proofErr w:type="spellEnd"/>
      <w:r w:rsidR="0013213E" w:rsidRPr="0065333A">
        <w:rPr>
          <w:rFonts w:asciiTheme="minorHAnsi" w:hAnsiTheme="minorHAnsi"/>
        </w:rPr>
        <w:t xml:space="preserve">, </w:t>
      </w:r>
      <w:proofErr w:type="spellStart"/>
      <w:r w:rsidR="0013213E" w:rsidRPr="0065333A">
        <w:rPr>
          <w:rFonts w:asciiTheme="minorHAnsi" w:hAnsiTheme="minorHAnsi"/>
        </w:rPr>
        <w:t>Ryota</w:t>
      </w:r>
      <w:proofErr w:type="spellEnd"/>
      <w:r w:rsidR="0013213E" w:rsidRPr="0065333A">
        <w:rPr>
          <w:rFonts w:asciiTheme="minorHAnsi" w:hAnsiTheme="minorHAnsi"/>
        </w:rPr>
        <w:t xml:space="preserve">, et al. "Improvement of tensile properties of pure Cu and </w:t>
      </w:r>
      <w:proofErr w:type="spellStart"/>
      <w:r w:rsidR="0013213E" w:rsidRPr="0065333A">
        <w:rPr>
          <w:rFonts w:asciiTheme="minorHAnsi" w:hAnsiTheme="minorHAnsi"/>
        </w:rPr>
        <w:t>CuCrZr</w:t>
      </w:r>
      <w:proofErr w:type="spellEnd"/>
      <w:r w:rsidR="0013213E" w:rsidRPr="0065333A">
        <w:rPr>
          <w:rFonts w:asciiTheme="minorHAnsi" w:hAnsiTheme="minorHAnsi"/>
        </w:rPr>
        <w:t xml:space="preserve"> alloy by </w:t>
      </w:r>
      <w:proofErr w:type="spellStart"/>
      <w:r w:rsidR="0013213E" w:rsidRPr="0065333A">
        <w:rPr>
          <w:rFonts w:asciiTheme="minorHAnsi" w:hAnsiTheme="minorHAnsi"/>
        </w:rPr>
        <w:t>cryo</w:t>
      </w:r>
      <w:proofErr w:type="spellEnd"/>
      <w:r w:rsidR="0013213E" w:rsidRPr="0065333A">
        <w:rPr>
          <w:rFonts w:asciiTheme="minorHAnsi" w:hAnsiTheme="minorHAnsi"/>
        </w:rPr>
        <w:t>-rolling process." </w:t>
      </w:r>
      <w:proofErr w:type="gramStart"/>
      <w:r w:rsidR="0013213E" w:rsidRPr="0065333A">
        <w:rPr>
          <w:rFonts w:asciiTheme="minorHAnsi" w:hAnsiTheme="minorHAnsi"/>
        </w:rPr>
        <w:t>Fusion Engineering and Design (2016).</w:t>
      </w:r>
      <w:proofErr w:type="gramEnd"/>
    </w:p>
    <w:p w:rsidR="0053126C" w:rsidRPr="0065333A" w:rsidRDefault="001F4295" w:rsidP="0029662F">
      <w:pPr>
        <w:rPr>
          <w:rFonts w:asciiTheme="minorHAnsi" w:hAnsiTheme="minorHAnsi" w:cs="Arial"/>
          <w:color w:val="222222"/>
          <w:shd w:val="clear" w:color="auto" w:fill="FFFFFF"/>
        </w:rPr>
      </w:pPr>
      <w:r w:rsidRPr="009564BF">
        <w:rPr>
          <w:rFonts w:asciiTheme="minorHAnsi" w:hAnsiTheme="minorHAnsi" w:cs="Arial"/>
          <w:color w:val="222222"/>
          <w:shd w:val="clear" w:color="auto" w:fill="FFFFFF"/>
        </w:rPr>
        <w:t>[14]</w:t>
      </w:r>
      <w:r w:rsidR="0053126C" w:rsidRPr="009564BF">
        <w:rPr>
          <w:rFonts w:asciiTheme="minorHAnsi" w:hAnsiTheme="minorHAnsi" w:cs="Arial"/>
          <w:color w:val="222222"/>
          <w:shd w:val="clear" w:color="auto" w:fill="FFFFFF"/>
        </w:rPr>
        <w:t xml:space="preserve"> </w:t>
      </w:r>
      <w:proofErr w:type="spellStart"/>
      <w:r w:rsidR="0053126C" w:rsidRPr="009564BF">
        <w:rPr>
          <w:rFonts w:asciiTheme="minorHAnsi" w:hAnsiTheme="minorHAnsi" w:cs="Arial"/>
          <w:color w:val="222222"/>
          <w:shd w:val="clear" w:color="auto" w:fill="FFFFFF"/>
        </w:rPr>
        <w:t>Bahmanpour</w:t>
      </w:r>
      <w:proofErr w:type="spellEnd"/>
      <w:r w:rsidR="0053126C" w:rsidRPr="009564BF">
        <w:rPr>
          <w:rFonts w:asciiTheme="minorHAnsi" w:hAnsiTheme="minorHAnsi" w:cs="Arial"/>
          <w:color w:val="222222"/>
          <w:shd w:val="clear" w:color="auto" w:fill="FFFFFF"/>
        </w:rPr>
        <w:t xml:space="preserve">, H., et al. </w:t>
      </w:r>
      <w:r w:rsidR="0053126C" w:rsidRPr="0065333A">
        <w:rPr>
          <w:rFonts w:asciiTheme="minorHAnsi" w:hAnsiTheme="minorHAnsi" w:cs="Arial"/>
          <w:color w:val="222222"/>
          <w:shd w:val="clear" w:color="auto" w:fill="FFFFFF"/>
        </w:rPr>
        <w:t xml:space="preserve">"Effect of stacking fault energy on deformation </w:t>
      </w:r>
      <w:proofErr w:type="spellStart"/>
      <w:r w:rsidR="0053126C" w:rsidRPr="0065333A">
        <w:rPr>
          <w:rFonts w:asciiTheme="minorHAnsi" w:hAnsiTheme="minorHAnsi" w:cs="Arial"/>
          <w:color w:val="222222"/>
          <w:shd w:val="clear" w:color="auto" w:fill="FFFFFF"/>
        </w:rPr>
        <w:t>behavior</w:t>
      </w:r>
      <w:proofErr w:type="spellEnd"/>
      <w:r w:rsidR="0053126C" w:rsidRPr="0065333A">
        <w:rPr>
          <w:rFonts w:asciiTheme="minorHAnsi" w:hAnsiTheme="minorHAnsi" w:cs="Arial"/>
          <w:color w:val="222222"/>
          <w:shd w:val="clear" w:color="auto" w:fill="FFFFFF"/>
        </w:rPr>
        <w:t xml:space="preserve"> of </w:t>
      </w:r>
      <w:proofErr w:type="spellStart"/>
      <w:r w:rsidR="0053126C" w:rsidRPr="0065333A">
        <w:rPr>
          <w:rFonts w:asciiTheme="minorHAnsi" w:hAnsiTheme="minorHAnsi" w:cs="Arial"/>
          <w:color w:val="222222"/>
          <w:shd w:val="clear" w:color="auto" w:fill="FFFFFF"/>
        </w:rPr>
        <w:t>cryo</w:t>
      </w:r>
      <w:proofErr w:type="spellEnd"/>
      <w:r w:rsidR="0053126C" w:rsidRPr="0065333A">
        <w:rPr>
          <w:rFonts w:asciiTheme="minorHAnsi" w:hAnsiTheme="minorHAnsi" w:cs="Arial"/>
          <w:color w:val="222222"/>
          <w:shd w:val="clear" w:color="auto" w:fill="FFFFFF"/>
        </w:rPr>
        <w:t>-rolled copper and copper alloys."</w:t>
      </w:r>
      <w:r w:rsidR="0053126C" w:rsidRPr="0065333A">
        <w:rPr>
          <w:rStyle w:val="apple-converted-space"/>
          <w:rFonts w:asciiTheme="minorHAnsi" w:hAnsiTheme="minorHAnsi" w:cs="Arial"/>
          <w:color w:val="222222"/>
          <w:shd w:val="clear" w:color="auto" w:fill="FFFFFF"/>
        </w:rPr>
        <w:t> </w:t>
      </w:r>
      <w:r w:rsidR="0053126C" w:rsidRPr="0065333A">
        <w:rPr>
          <w:rFonts w:asciiTheme="minorHAnsi" w:hAnsiTheme="minorHAnsi" w:cs="Arial"/>
          <w:i/>
          <w:iCs/>
          <w:color w:val="222222"/>
          <w:shd w:val="clear" w:color="auto" w:fill="FFFFFF"/>
        </w:rPr>
        <w:t>Materials Science and Engineering: A</w:t>
      </w:r>
      <w:r w:rsidR="0053126C" w:rsidRPr="0065333A">
        <w:rPr>
          <w:rStyle w:val="apple-converted-space"/>
          <w:rFonts w:asciiTheme="minorHAnsi" w:hAnsiTheme="minorHAnsi" w:cs="Arial"/>
          <w:color w:val="222222"/>
          <w:shd w:val="clear" w:color="auto" w:fill="FFFFFF"/>
        </w:rPr>
        <w:t> </w:t>
      </w:r>
      <w:r w:rsidR="0053126C" w:rsidRPr="0065333A">
        <w:rPr>
          <w:rFonts w:asciiTheme="minorHAnsi" w:hAnsiTheme="minorHAnsi" w:cs="Arial"/>
          <w:color w:val="222222"/>
          <w:shd w:val="clear" w:color="auto" w:fill="FFFFFF"/>
        </w:rPr>
        <w:t>529 (2011): 230-236.</w:t>
      </w:r>
    </w:p>
    <w:p w:rsidR="00F50B45" w:rsidRPr="0065333A" w:rsidRDefault="001F4295" w:rsidP="0029662F">
      <w:pPr>
        <w:rPr>
          <w:rFonts w:asciiTheme="minorHAnsi" w:hAnsiTheme="minorHAnsi" w:cs="Arial"/>
          <w:color w:val="222222"/>
          <w:shd w:val="clear" w:color="auto" w:fill="FFFFFF"/>
        </w:rPr>
      </w:pPr>
      <w:r w:rsidRPr="009564BF">
        <w:rPr>
          <w:rFonts w:asciiTheme="minorHAnsi" w:hAnsiTheme="minorHAnsi" w:cs="Arial"/>
          <w:color w:val="222222"/>
          <w:shd w:val="clear" w:color="auto" w:fill="FFFFFF"/>
        </w:rPr>
        <w:lastRenderedPageBreak/>
        <w:t xml:space="preserve">[15] </w:t>
      </w:r>
      <w:proofErr w:type="spellStart"/>
      <w:r w:rsidR="00F50B45" w:rsidRPr="009564BF">
        <w:rPr>
          <w:rFonts w:asciiTheme="minorHAnsi" w:hAnsiTheme="minorHAnsi" w:cs="Arial"/>
          <w:color w:val="222222"/>
          <w:shd w:val="clear" w:color="auto" w:fill="FFFFFF"/>
        </w:rPr>
        <w:t>Fenici</w:t>
      </w:r>
      <w:proofErr w:type="spellEnd"/>
      <w:r w:rsidR="00F50B45" w:rsidRPr="009564BF">
        <w:rPr>
          <w:rFonts w:asciiTheme="minorHAnsi" w:hAnsiTheme="minorHAnsi" w:cs="Arial"/>
          <w:color w:val="222222"/>
          <w:shd w:val="clear" w:color="auto" w:fill="FFFFFF"/>
        </w:rPr>
        <w:t xml:space="preserve">, P., et al. </w:t>
      </w:r>
      <w:r w:rsidR="00F50B45" w:rsidRPr="0065333A">
        <w:rPr>
          <w:rFonts w:asciiTheme="minorHAnsi" w:hAnsiTheme="minorHAnsi" w:cs="Arial"/>
          <w:color w:val="222222"/>
          <w:shd w:val="clear" w:color="auto" w:fill="FFFFFF"/>
        </w:rPr>
        <w:t>"Effect of fast-neutron irradiation on tensile properties of precipitation-hardened Cu-Cr-</w:t>
      </w:r>
      <w:proofErr w:type="spellStart"/>
      <w:r w:rsidR="00F50B45" w:rsidRPr="0065333A">
        <w:rPr>
          <w:rFonts w:asciiTheme="minorHAnsi" w:hAnsiTheme="minorHAnsi" w:cs="Arial"/>
          <w:color w:val="222222"/>
          <w:shd w:val="clear" w:color="auto" w:fill="FFFFFF"/>
        </w:rPr>
        <w:t>Zr</w:t>
      </w:r>
      <w:proofErr w:type="spellEnd"/>
      <w:r w:rsidR="00F50B45" w:rsidRPr="0065333A">
        <w:rPr>
          <w:rFonts w:asciiTheme="minorHAnsi" w:hAnsiTheme="minorHAnsi" w:cs="Arial"/>
          <w:color w:val="222222"/>
          <w:shd w:val="clear" w:color="auto" w:fill="FFFFFF"/>
        </w:rPr>
        <w:t xml:space="preserve"> alloy."</w:t>
      </w:r>
      <w:r w:rsidR="00F50B45" w:rsidRPr="0065333A">
        <w:rPr>
          <w:rStyle w:val="apple-converted-space"/>
          <w:rFonts w:asciiTheme="minorHAnsi" w:hAnsiTheme="minorHAnsi" w:cs="Arial"/>
          <w:color w:val="222222"/>
          <w:shd w:val="clear" w:color="auto" w:fill="FFFFFF"/>
        </w:rPr>
        <w:t> </w:t>
      </w:r>
      <w:r w:rsidR="00F50B45" w:rsidRPr="0065333A">
        <w:rPr>
          <w:rFonts w:asciiTheme="minorHAnsi" w:hAnsiTheme="minorHAnsi" w:cs="Arial"/>
          <w:i/>
          <w:iCs/>
          <w:color w:val="222222"/>
          <w:shd w:val="clear" w:color="auto" w:fill="FFFFFF"/>
        </w:rPr>
        <w:t>Journal of nuclear materials</w:t>
      </w:r>
      <w:r w:rsidR="00F50B45" w:rsidRPr="0065333A">
        <w:rPr>
          <w:rStyle w:val="apple-converted-space"/>
          <w:rFonts w:asciiTheme="minorHAnsi" w:hAnsiTheme="minorHAnsi" w:cs="Arial"/>
          <w:color w:val="222222"/>
          <w:shd w:val="clear" w:color="auto" w:fill="FFFFFF"/>
        </w:rPr>
        <w:t> </w:t>
      </w:r>
      <w:r w:rsidR="00F50B45" w:rsidRPr="0065333A">
        <w:rPr>
          <w:rFonts w:asciiTheme="minorHAnsi" w:hAnsiTheme="minorHAnsi" w:cs="Arial"/>
          <w:color w:val="222222"/>
          <w:shd w:val="clear" w:color="auto" w:fill="FFFFFF"/>
        </w:rPr>
        <w:t>212 (1994): 399-403.</w:t>
      </w:r>
    </w:p>
    <w:p w:rsidR="001F4295" w:rsidRPr="0065333A" w:rsidRDefault="001F4295" w:rsidP="001F4295">
      <w:pPr>
        <w:rPr>
          <w:rFonts w:asciiTheme="minorHAnsi" w:hAnsiTheme="minorHAnsi"/>
        </w:rPr>
      </w:pPr>
      <w:r w:rsidRPr="009564BF">
        <w:rPr>
          <w:rFonts w:asciiTheme="minorHAnsi" w:hAnsiTheme="minorHAnsi" w:cs="Arial"/>
          <w:color w:val="222222"/>
          <w:shd w:val="clear" w:color="auto" w:fill="FFFFFF"/>
          <w:rPrChange w:id="78" w:author="Gorley, Mike" w:date="2016-12-09T17:35:00Z">
            <w:rPr>
              <w:rFonts w:asciiTheme="minorHAnsi" w:hAnsiTheme="minorHAnsi" w:cs="Arial"/>
              <w:color w:val="222222"/>
              <w:shd w:val="clear" w:color="auto" w:fill="FFFFFF"/>
              <w:lang w:val="de-DE"/>
            </w:rPr>
          </w:rPrChange>
        </w:rPr>
        <w:t xml:space="preserve">[16] </w:t>
      </w:r>
      <w:proofErr w:type="spellStart"/>
      <w:r w:rsidRPr="009564BF">
        <w:rPr>
          <w:rFonts w:asciiTheme="minorHAnsi" w:hAnsiTheme="minorHAnsi" w:cs="Arial"/>
          <w:color w:val="222222"/>
          <w:shd w:val="clear" w:color="auto" w:fill="FFFFFF"/>
          <w:rPrChange w:id="79" w:author="Gorley, Mike" w:date="2016-12-09T17:35:00Z">
            <w:rPr>
              <w:rFonts w:asciiTheme="minorHAnsi" w:hAnsiTheme="minorHAnsi" w:cs="Arial"/>
              <w:color w:val="222222"/>
              <w:shd w:val="clear" w:color="auto" w:fill="FFFFFF"/>
              <w:lang w:val="de-DE"/>
            </w:rPr>
          </w:rPrChange>
        </w:rPr>
        <w:t>Greuner</w:t>
      </w:r>
      <w:proofErr w:type="spellEnd"/>
      <w:r w:rsidRPr="009564BF">
        <w:rPr>
          <w:rFonts w:asciiTheme="minorHAnsi" w:hAnsiTheme="minorHAnsi" w:cs="Arial"/>
          <w:color w:val="222222"/>
          <w:shd w:val="clear" w:color="auto" w:fill="FFFFFF"/>
          <w:rPrChange w:id="80" w:author="Gorley, Mike" w:date="2016-12-09T17:35:00Z">
            <w:rPr>
              <w:rFonts w:asciiTheme="minorHAnsi" w:hAnsiTheme="minorHAnsi" w:cs="Arial"/>
              <w:color w:val="222222"/>
              <w:shd w:val="clear" w:color="auto" w:fill="FFFFFF"/>
              <w:lang w:val="de-DE"/>
            </w:rPr>
          </w:rPrChange>
        </w:rPr>
        <w:t xml:space="preserve">, Henri, et al. </w:t>
      </w:r>
      <w:r w:rsidRPr="0065333A">
        <w:rPr>
          <w:rFonts w:asciiTheme="minorHAnsi" w:hAnsiTheme="minorHAnsi" w:cs="Arial"/>
          <w:color w:val="222222"/>
          <w:shd w:val="clear" w:color="auto" w:fill="FFFFFF"/>
        </w:rPr>
        <w:t>"Results of high heat flux testing of W/</w:t>
      </w:r>
      <w:proofErr w:type="spellStart"/>
      <w:r w:rsidRPr="0065333A">
        <w:rPr>
          <w:rFonts w:asciiTheme="minorHAnsi" w:hAnsiTheme="minorHAnsi" w:cs="Arial"/>
          <w:color w:val="222222"/>
          <w:shd w:val="clear" w:color="auto" w:fill="FFFFFF"/>
        </w:rPr>
        <w:t>CuCrZr</w:t>
      </w:r>
      <w:proofErr w:type="spellEnd"/>
      <w:r w:rsidRPr="0065333A">
        <w:rPr>
          <w:rFonts w:asciiTheme="minorHAnsi" w:hAnsiTheme="minorHAnsi" w:cs="Arial"/>
          <w:color w:val="222222"/>
          <w:shd w:val="clear" w:color="auto" w:fill="FFFFFF"/>
        </w:rPr>
        <w:t xml:space="preserve"> multilayer composites with percolating microstructure for plasma-facing components." Fusion Engineering and Design 98 (2015): 1310-1313.</w:t>
      </w:r>
    </w:p>
    <w:p w:rsidR="001F4295" w:rsidRPr="0065333A" w:rsidRDefault="0065333A" w:rsidP="001F4295">
      <w:pPr>
        <w:rPr>
          <w:rFonts w:asciiTheme="minorHAnsi" w:hAnsiTheme="minorHAnsi" w:cs="Arial"/>
          <w:color w:val="222222"/>
          <w:shd w:val="clear" w:color="auto" w:fill="FFFFFF"/>
        </w:rPr>
      </w:pPr>
      <w:r w:rsidRPr="009564BF">
        <w:rPr>
          <w:rFonts w:asciiTheme="minorHAnsi" w:hAnsiTheme="minorHAnsi"/>
        </w:rPr>
        <w:t>[</w:t>
      </w:r>
      <w:r w:rsidR="001F4295" w:rsidRPr="009564BF">
        <w:rPr>
          <w:rFonts w:asciiTheme="minorHAnsi" w:hAnsiTheme="minorHAnsi"/>
        </w:rPr>
        <w:t xml:space="preserve">17] </w:t>
      </w:r>
      <w:proofErr w:type="spellStart"/>
      <w:r w:rsidR="001F4295" w:rsidRPr="009564BF">
        <w:rPr>
          <w:rFonts w:asciiTheme="minorHAnsi" w:hAnsiTheme="minorHAnsi" w:cs="Arial"/>
          <w:color w:val="222222"/>
          <w:shd w:val="clear" w:color="auto" w:fill="FFFFFF"/>
        </w:rPr>
        <w:t>Ezato</w:t>
      </w:r>
      <w:proofErr w:type="spellEnd"/>
      <w:r w:rsidR="001F4295" w:rsidRPr="009564BF">
        <w:rPr>
          <w:rFonts w:asciiTheme="minorHAnsi" w:hAnsiTheme="minorHAnsi" w:cs="Arial"/>
          <w:color w:val="222222"/>
          <w:shd w:val="clear" w:color="auto" w:fill="FFFFFF"/>
        </w:rPr>
        <w:t xml:space="preserve">, </w:t>
      </w:r>
      <w:proofErr w:type="spellStart"/>
      <w:r w:rsidR="001F4295" w:rsidRPr="009564BF">
        <w:rPr>
          <w:rFonts w:asciiTheme="minorHAnsi" w:hAnsiTheme="minorHAnsi" w:cs="Arial"/>
          <w:color w:val="222222"/>
          <w:shd w:val="clear" w:color="auto" w:fill="FFFFFF"/>
        </w:rPr>
        <w:t>Koichiro</w:t>
      </w:r>
      <w:proofErr w:type="spellEnd"/>
      <w:r w:rsidR="001F4295" w:rsidRPr="009564BF">
        <w:rPr>
          <w:rFonts w:asciiTheme="minorHAnsi" w:hAnsiTheme="minorHAnsi" w:cs="Arial"/>
          <w:color w:val="222222"/>
          <w:shd w:val="clear" w:color="auto" w:fill="FFFFFF"/>
        </w:rPr>
        <w:t xml:space="preserve">, et al. </w:t>
      </w:r>
      <w:r w:rsidR="001F4295" w:rsidRPr="0065333A">
        <w:rPr>
          <w:rFonts w:asciiTheme="minorHAnsi" w:hAnsiTheme="minorHAnsi" w:cs="Arial"/>
          <w:color w:val="222222"/>
          <w:shd w:val="clear" w:color="auto" w:fill="FFFFFF"/>
        </w:rPr>
        <w:t>"Progress of ITER full tungsten divertor technology qualification in Japan: Manufacturing full-scale plasma-facing unit prototypes."</w:t>
      </w:r>
      <w:r w:rsidR="001F4295" w:rsidRPr="0065333A">
        <w:rPr>
          <w:rStyle w:val="apple-converted-space"/>
          <w:rFonts w:asciiTheme="minorHAnsi" w:hAnsiTheme="minorHAnsi" w:cs="Arial"/>
          <w:color w:val="222222"/>
          <w:shd w:val="clear" w:color="auto" w:fill="FFFFFF"/>
        </w:rPr>
        <w:t> </w:t>
      </w:r>
      <w:proofErr w:type="gramStart"/>
      <w:r w:rsidR="001F4295" w:rsidRPr="0065333A">
        <w:rPr>
          <w:rFonts w:asciiTheme="minorHAnsi" w:hAnsiTheme="minorHAnsi" w:cs="Arial"/>
          <w:i/>
          <w:iCs/>
          <w:color w:val="222222"/>
          <w:shd w:val="clear" w:color="auto" w:fill="FFFFFF"/>
        </w:rPr>
        <w:t>Fusion Engineering and Design</w:t>
      </w:r>
      <w:r w:rsidR="001F4295" w:rsidRPr="0065333A">
        <w:rPr>
          <w:rStyle w:val="apple-converted-space"/>
          <w:rFonts w:asciiTheme="minorHAnsi" w:hAnsiTheme="minorHAnsi" w:cs="Arial"/>
          <w:color w:val="222222"/>
          <w:shd w:val="clear" w:color="auto" w:fill="FFFFFF"/>
        </w:rPr>
        <w:t> </w:t>
      </w:r>
      <w:r w:rsidR="001F4295" w:rsidRPr="0065333A">
        <w:rPr>
          <w:rFonts w:asciiTheme="minorHAnsi" w:hAnsiTheme="minorHAnsi" w:cs="Arial"/>
          <w:color w:val="222222"/>
          <w:shd w:val="clear" w:color="auto" w:fill="FFFFFF"/>
        </w:rPr>
        <w:t>(2016).</w:t>
      </w:r>
      <w:proofErr w:type="gramEnd"/>
    </w:p>
    <w:p w:rsidR="001F4295" w:rsidRPr="0065333A" w:rsidRDefault="0065333A" w:rsidP="001F4295">
      <w:pPr>
        <w:rPr>
          <w:rFonts w:asciiTheme="minorHAnsi" w:hAnsiTheme="minorHAnsi" w:cs="Arial"/>
          <w:color w:val="222222"/>
          <w:shd w:val="clear" w:color="auto" w:fill="FFFFFF"/>
        </w:rPr>
      </w:pPr>
      <w:r w:rsidRPr="0017594E">
        <w:rPr>
          <w:rFonts w:asciiTheme="minorHAnsi" w:hAnsiTheme="minorHAnsi" w:cs="Arial"/>
          <w:color w:val="222222"/>
          <w:shd w:val="clear" w:color="auto" w:fill="FFFFFF"/>
          <w:lang w:val="fr-FR"/>
        </w:rPr>
        <w:t>[</w:t>
      </w:r>
      <w:r w:rsidR="001F4295" w:rsidRPr="0017594E">
        <w:rPr>
          <w:rFonts w:asciiTheme="minorHAnsi" w:hAnsiTheme="minorHAnsi" w:cs="Arial"/>
          <w:color w:val="222222"/>
          <w:shd w:val="clear" w:color="auto" w:fill="FFFFFF"/>
          <w:lang w:val="fr-FR"/>
        </w:rPr>
        <w:t xml:space="preserve">18] Zhao, S. X., et al. </w:t>
      </w:r>
      <w:r w:rsidR="001F4295" w:rsidRPr="0065333A">
        <w:rPr>
          <w:rFonts w:asciiTheme="minorHAnsi" w:hAnsiTheme="minorHAnsi" w:cs="Arial"/>
          <w:color w:val="222222"/>
          <w:shd w:val="clear" w:color="auto" w:fill="FFFFFF"/>
        </w:rPr>
        <w:t xml:space="preserve">"Axial strain localization of </w:t>
      </w:r>
      <w:proofErr w:type="spellStart"/>
      <w:r w:rsidR="001F4295" w:rsidRPr="0065333A">
        <w:rPr>
          <w:rFonts w:asciiTheme="minorHAnsi" w:hAnsiTheme="minorHAnsi" w:cs="Arial"/>
          <w:color w:val="222222"/>
          <w:shd w:val="clear" w:color="auto" w:fill="FFFFFF"/>
        </w:rPr>
        <w:t>CuCrZr</w:t>
      </w:r>
      <w:proofErr w:type="spellEnd"/>
      <w:r w:rsidR="001F4295" w:rsidRPr="0065333A">
        <w:rPr>
          <w:rFonts w:asciiTheme="minorHAnsi" w:hAnsiTheme="minorHAnsi" w:cs="Arial"/>
          <w:color w:val="222222"/>
          <w:shd w:val="clear" w:color="auto" w:fill="FFFFFF"/>
        </w:rPr>
        <w:t xml:space="preserve"> tubes during manufacturing of ITER-like mono-block W/Cu components using </w:t>
      </w:r>
      <w:proofErr w:type="spellStart"/>
      <w:r w:rsidR="001F4295" w:rsidRPr="0065333A">
        <w:rPr>
          <w:rFonts w:asciiTheme="minorHAnsi" w:hAnsiTheme="minorHAnsi" w:cs="Arial"/>
          <w:color w:val="222222"/>
          <w:shd w:val="clear" w:color="auto" w:fill="FFFFFF"/>
        </w:rPr>
        <w:t>HIP."Fusion</w:t>
      </w:r>
      <w:proofErr w:type="spellEnd"/>
      <w:r w:rsidR="001F4295" w:rsidRPr="0065333A">
        <w:rPr>
          <w:rFonts w:asciiTheme="minorHAnsi" w:hAnsiTheme="minorHAnsi" w:cs="Arial"/>
          <w:color w:val="222222"/>
          <w:shd w:val="clear" w:color="auto" w:fill="FFFFFF"/>
        </w:rPr>
        <w:t xml:space="preserve"> Engineering and Design 89.12 (2014): 3083-3088.</w:t>
      </w:r>
    </w:p>
    <w:p w:rsidR="00D17553" w:rsidRPr="0065333A" w:rsidRDefault="0065333A" w:rsidP="001F4295">
      <w:pPr>
        <w:rPr>
          <w:rFonts w:asciiTheme="minorHAnsi" w:hAnsiTheme="minorHAnsi"/>
        </w:rPr>
      </w:pPr>
      <w:r w:rsidRPr="0065333A">
        <w:rPr>
          <w:rFonts w:asciiTheme="minorHAnsi" w:hAnsiTheme="minorHAnsi"/>
          <w:lang w:val="fr-FR"/>
        </w:rPr>
        <w:t>[</w:t>
      </w:r>
      <w:r w:rsidR="001F4295" w:rsidRPr="0065333A">
        <w:rPr>
          <w:rFonts w:asciiTheme="minorHAnsi" w:hAnsiTheme="minorHAnsi"/>
          <w:lang w:val="fr-FR"/>
        </w:rPr>
        <w:t xml:space="preserve">19] </w:t>
      </w:r>
      <w:proofErr w:type="spellStart"/>
      <w:r w:rsidR="00D17553" w:rsidRPr="0065333A">
        <w:rPr>
          <w:rFonts w:asciiTheme="minorHAnsi" w:hAnsiTheme="minorHAnsi"/>
          <w:lang w:val="fr-FR"/>
        </w:rPr>
        <w:t>Frayssines</w:t>
      </w:r>
      <w:proofErr w:type="spellEnd"/>
      <w:r w:rsidR="00D17553" w:rsidRPr="0065333A">
        <w:rPr>
          <w:rFonts w:asciiTheme="minorHAnsi" w:hAnsiTheme="minorHAnsi"/>
          <w:lang w:val="fr-FR"/>
        </w:rPr>
        <w:t xml:space="preserve">, P. E., et al. </w:t>
      </w:r>
      <w:r w:rsidR="00D17553" w:rsidRPr="0065333A">
        <w:rPr>
          <w:rFonts w:asciiTheme="minorHAnsi" w:hAnsiTheme="minorHAnsi"/>
        </w:rPr>
        <w:t>"</w:t>
      </w:r>
      <w:proofErr w:type="spellStart"/>
      <w:r w:rsidR="00D17553" w:rsidRPr="0065333A">
        <w:rPr>
          <w:rFonts w:asciiTheme="minorHAnsi" w:hAnsiTheme="minorHAnsi"/>
        </w:rPr>
        <w:t>CuCrZr</w:t>
      </w:r>
      <w:proofErr w:type="spellEnd"/>
      <w:r w:rsidR="00D17553" w:rsidRPr="0065333A">
        <w:rPr>
          <w:rFonts w:asciiTheme="minorHAnsi" w:hAnsiTheme="minorHAnsi"/>
        </w:rPr>
        <w:t xml:space="preserve"> alloy microstructure and mechanical properties after hot isostatic pressing bonding cycles." </w:t>
      </w:r>
      <w:proofErr w:type="spellStart"/>
      <w:r w:rsidR="00D17553" w:rsidRPr="0065333A">
        <w:rPr>
          <w:rFonts w:asciiTheme="minorHAnsi" w:hAnsiTheme="minorHAnsi"/>
        </w:rPr>
        <w:t>Physica</w:t>
      </w:r>
      <w:proofErr w:type="spellEnd"/>
      <w:r w:rsidR="00D17553" w:rsidRPr="0065333A">
        <w:rPr>
          <w:rFonts w:asciiTheme="minorHAnsi" w:hAnsiTheme="minorHAnsi"/>
        </w:rPr>
        <w:t xml:space="preserve"> Scripta2014.T159 (2014): 014018.</w:t>
      </w:r>
    </w:p>
    <w:p w:rsidR="0068532A" w:rsidRPr="0065333A" w:rsidRDefault="0065333A" w:rsidP="0029662F">
      <w:pPr>
        <w:rPr>
          <w:rFonts w:asciiTheme="minorHAnsi" w:hAnsiTheme="minorHAnsi" w:cs="Arial"/>
          <w:color w:val="222222"/>
          <w:shd w:val="clear" w:color="auto" w:fill="FFFFFF"/>
        </w:rPr>
      </w:pPr>
      <w:r w:rsidRPr="009564BF">
        <w:rPr>
          <w:rFonts w:asciiTheme="minorHAnsi" w:hAnsiTheme="minorHAnsi" w:cs="Arial"/>
          <w:color w:val="222222"/>
          <w:shd w:val="clear" w:color="auto" w:fill="FFFFFF"/>
          <w:rPrChange w:id="81" w:author="Gorley, Mike" w:date="2016-12-09T17:35:00Z">
            <w:rPr>
              <w:rFonts w:asciiTheme="minorHAnsi" w:hAnsiTheme="minorHAnsi" w:cs="Arial"/>
              <w:color w:val="222222"/>
              <w:shd w:val="clear" w:color="auto" w:fill="FFFFFF"/>
              <w:lang w:val="fr-FR"/>
            </w:rPr>
          </w:rPrChange>
        </w:rPr>
        <w:t>[</w:t>
      </w:r>
      <w:r w:rsidR="008F73B5" w:rsidRPr="009564BF">
        <w:rPr>
          <w:rFonts w:asciiTheme="minorHAnsi" w:hAnsiTheme="minorHAnsi" w:cs="Arial"/>
          <w:color w:val="222222"/>
          <w:shd w:val="clear" w:color="auto" w:fill="FFFFFF"/>
          <w:rPrChange w:id="82" w:author="Gorley, Mike" w:date="2016-12-09T17:35:00Z">
            <w:rPr>
              <w:rFonts w:asciiTheme="minorHAnsi" w:hAnsiTheme="minorHAnsi" w:cs="Arial"/>
              <w:color w:val="222222"/>
              <w:shd w:val="clear" w:color="auto" w:fill="FFFFFF"/>
              <w:lang w:val="fr-FR"/>
            </w:rPr>
          </w:rPrChange>
        </w:rPr>
        <w:t xml:space="preserve">20] </w:t>
      </w:r>
      <w:r w:rsidR="0068532A" w:rsidRPr="009564BF">
        <w:rPr>
          <w:rFonts w:asciiTheme="minorHAnsi" w:hAnsiTheme="minorHAnsi" w:cs="Arial"/>
          <w:color w:val="222222"/>
          <w:shd w:val="clear" w:color="auto" w:fill="FFFFFF"/>
          <w:rPrChange w:id="83" w:author="Gorley, Mike" w:date="2016-12-09T17:35:00Z">
            <w:rPr>
              <w:rFonts w:asciiTheme="minorHAnsi" w:hAnsiTheme="minorHAnsi" w:cs="Arial"/>
              <w:color w:val="222222"/>
              <w:shd w:val="clear" w:color="auto" w:fill="FFFFFF"/>
              <w:lang w:val="fr-FR"/>
            </w:rPr>
          </w:rPrChange>
        </w:rPr>
        <w:t xml:space="preserve">Sun, </w:t>
      </w:r>
      <w:proofErr w:type="spellStart"/>
      <w:r w:rsidR="0068532A" w:rsidRPr="009564BF">
        <w:rPr>
          <w:rFonts w:asciiTheme="minorHAnsi" w:hAnsiTheme="minorHAnsi" w:cs="Arial"/>
          <w:color w:val="222222"/>
          <w:shd w:val="clear" w:color="auto" w:fill="FFFFFF"/>
          <w:rPrChange w:id="84" w:author="Gorley, Mike" w:date="2016-12-09T17:35:00Z">
            <w:rPr>
              <w:rFonts w:asciiTheme="minorHAnsi" w:hAnsiTheme="minorHAnsi" w:cs="Arial"/>
              <w:color w:val="222222"/>
              <w:shd w:val="clear" w:color="auto" w:fill="FFFFFF"/>
              <w:lang w:val="fr-FR"/>
            </w:rPr>
          </w:rPrChange>
        </w:rPr>
        <w:t>Congxiao</w:t>
      </w:r>
      <w:proofErr w:type="spellEnd"/>
      <w:r w:rsidR="0068532A" w:rsidRPr="009564BF">
        <w:rPr>
          <w:rFonts w:asciiTheme="minorHAnsi" w:hAnsiTheme="minorHAnsi" w:cs="Arial"/>
          <w:color w:val="222222"/>
          <w:shd w:val="clear" w:color="auto" w:fill="FFFFFF"/>
          <w:rPrChange w:id="85" w:author="Gorley, Mike" w:date="2016-12-09T17:35:00Z">
            <w:rPr>
              <w:rFonts w:asciiTheme="minorHAnsi" w:hAnsiTheme="minorHAnsi" w:cs="Arial"/>
              <w:color w:val="222222"/>
              <w:shd w:val="clear" w:color="auto" w:fill="FFFFFF"/>
              <w:lang w:val="fr-FR"/>
            </w:rPr>
          </w:rPrChange>
        </w:rPr>
        <w:t xml:space="preserve">, et al. </w:t>
      </w:r>
      <w:r w:rsidR="0068532A" w:rsidRPr="0065333A">
        <w:rPr>
          <w:rFonts w:asciiTheme="minorHAnsi" w:hAnsiTheme="minorHAnsi" w:cs="Arial"/>
          <w:color w:val="222222"/>
          <w:shd w:val="clear" w:color="auto" w:fill="FFFFFF"/>
        </w:rPr>
        <w:t>"Bonding Interface of W–</w:t>
      </w:r>
      <w:proofErr w:type="spellStart"/>
      <w:r w:rsidR="0068532A" w:rsidRPr="0065333A">
        <w:rPr>
          <w:rFonts w:asciiTheme="minorHAnsi" w:hAnsiTheme="minorHAnsi" w:cs="Arial"/>
          <w:color w:val="222222"/>
          <w:shd w:val="clear" w:color="auto" w:fill="FFFFFF"/>
        </w:rPr>
        <w:t>CuCrZr</w:t>
      </w:r>
      <w:proofErr w:type="spellEnd"/>
      <w:r w:rsidR="0068532A" w:rsidRPr="0065333A">
        <w:rPr>
          <w:rFonts w:asciiTheme="minorHAnsi" w:hAnsiTheme="minorHAnsi" w:cs="Arial"/>
          <w:color w:val="222222"/>
          <w:shd w:val="clear" w:color="auto" w:fill="FFFFFF"/>
        </w:rPr>
        <w:t xml:space="preserve"> Explosively Welded Composite Plates for Plasma Facing Components." Journal of Materials Science &amp; Technology 30.12 (2014): 1230-1234.</w:t>
      </w:r>
    </w:p>
    <w:p w:rsidR="00520084" w:rsidRPr="0065333A" w:rsidRDefault="0065333A" w:rsidP="0029662F">
      <w:pPr>
        <w:rPr>
          <w:rFonts w:asciiTheme="minorHAnsi" w:hAnsiTheme="minorHAnsi" w:cs="Arial"/>
          <w:color w:val="222222"/>
          <w:shd w:val="clear" w:color="auto" w:fill="FFFFFF"/>
        </w:rPr>
      </w:pPr>
      <w:r w:rsidRPr="009564BF">
        <w:rPr>
          <w:rFonts w:asciiTheme="minorHAnsi" w:hAnsiTheme="minorHAnsi" w:cs="Arial"/>
          <w:color w:val="222222"/>
          <w:shd w:val="clear" w:color="auto" w:fill="FFFFFF"/>
        </w:rPr>
        <w:t>[</w:t>
      </w:r>
      <w:r w:rsidR="008F73B5" w:rsidRPr="009564BF">
        <w:rPr>
          <w:rFonts w:asciiTheme="minorHAnsi" w:hAnsiTheme="minorHAnsi" w:cs="Arial"/>
          <w:color w:val="222222"/>
          <w:shd w:val="clear" w:color="auto" w:fill="FFFFFF"/>
        </w:rPr>
        <w:t xml:space="preserve">21] </w:t>
      </w:r>
      <w:r w:rsidR="00520084" w:rsidRPr="009564BF">
        <w:rPr>
          <w:rFonts w:asciiTheme="minorHAnsi" w:hAnsiTheme="minorHAnsi" w:cs="Arial"/>
          <w:color w:val="222222"/>
          <w:shd w:val="clear" w:color="auto" w:fill="FFFFFF"/>
        </w:rPr>
        <w:t xml:space="preserve">Song, </w:t>
      </w:r>
      <w:proofErr w:type="spellStart"/>
      <w:r w:rsidR="00520084" w:rsidRPr="009564BF">
        <w:rPr>
          <w:rFonts w:asciiTheme="minorHAnsi" w:hAnsiTheme="minorHAnsi" w:cs="Arial"/>
          <w:color w:val="222222"/>
          <w:shd w:val="clear" w:color="auto" w:fill="FFFFFF"/>
        </w:rPr>
        <w:t>Jiupeng</w:t>
      </w:r>
      <w:proofErr w:type="spellEnd"/>
      <w:r w:rsidR="00520084" w:rsidRPr="009564BF">
        <w:rPr>
          <w:rFonts w:asciiTheme="minorHAnsi" w:hAnsiTheme="minorHAnsi" w:cs="Arial"/>
          <w:color w:val="222222"/>
          <w:shd w:val="clear" w:color="auto" w:fill="FFFFFF"/>
        </w:rPr>
        <w:t xml:space="preserve">, et al. </w:t>
      </w:r>
      <w:r w:rsidR="00520084" w:rsidRPr="0065333A">
        <w:rPr>
          <w:rFonts w:asciiTheme="minorHAnsi" w:hAnsiTheme="minorHAnsi" w:cs="Arial"/>
          <w:color w:val="222222"/>
          <w:shd w:val="clear" w:color="auto" w:fill="FFFFFF"/>
        </w:rPr>
        <w:t xml:space="preserve">"Development of CVD-W coatings on </w:t>
      </w:r>
      <w:proofErr w:type="spellStart"/>
      <w:r w:rsidR="00520084" w:rsidRPr="0065333A">
        <w:rPr>
          <w:rFonts w:asciiTheme="minorHAnsi" w:hAnsiTheme="minorHAnsi" w:cs="Arial"/>
          <w:color w:val="222222"/>
          <w:shd w:val="clear" w:color="auto" w:fill="FFFFFF"/>
        </w:rPr>
        <w:t>CuCrZr</w:t>
      </w:r>
      <w:proofErr w:type="spellEnd"/>
      <w:r w:rsidR="00520084" w:rsidRPr="0065333A">
        <w:rPr>
          <w:rFonts w:asciiTheme="minorHAnsi" w:hAnsiTheme="minorHAnsi" w:cs="Arial"/>
          <w:color w:val="222222"/>
          <w:shd w:val="clear" w:color="auto" w:fill="FFFFFF"/>
        </w:rPr>
        <w:t xml:space="preserve"> and graphite substrates with a PVD intermediate layer." Journal of Nuclear Materials 455.1 (2014): 531-536.</w:t>
      </w:r>
    </w:p>
    <w:p w:rsidR="00520084" w:rsidRPr="0065333A" w:rsidRDefault="008F73B5" w:rsidP="0029662F">
      <w:pPr>
        <w:rPr>
          <w:rFonts w:asciiTheme="minorHAnsi" w:hAnsiTheme="minorHAnsi" w:cs="Arial"/>
          <w:color w:val="222222"/>
          <w:shd w:val="clear" w:color="auto" w:fill="FFFFFF"/>
        </w:rPr>
      </w:pPr>
      <w:r w:rsidRPr="0065333A">
        <w:rPr>
          <w:rFonts w:asciiTheme="minorHAnsi" w:hAnsiTheme="minorHAnsi" w:cs="Arial"/>
          <w:color w:val="222222"/>
          <w:shd w:val="clear" w:color="auto" w:fill="FFFFFF"/>
        </w:rPr>
        <w:t xml:space="preserve">[22] </w:t>
      </w:r>
      <w:r w:rsidR="00520084" w:rsidRPr="0065333A">
        <w:rPr>
          <w:rFonts w:asciiTheme="minorHAnsi" w:hAnsiTheme="minorHAnsi" w:cs="Arial"/>
          <w:color w:val="222222"/>
          <w:shd w:val="clear" w:color="auto" w:fill="FFFFFF"/>
        </w:rPr>
        <w:t xml:space="preserve">Jiang, Fan, and Yun Zhang. </w:t>
      </w:r>
      <w:proofErr w:type="gramStart"/>
      <w:r w:rsidR="00520084" w:rsidRPr="0065333A">
        <w:rPr>
          <w:rFonts w:asciiTheme="minorHAnsi" w:hAnsiTheme="minorHAnsi" w:cs="Arial"/>
          <w:color w:val="222222"/>
          <w:shd w:val="clear" w:color="auto" w:fill="FFFFFF"/>
        </w:rPr>
        <w:t xml:space="preserve">"Galvanic Electrodeposition of Thick Tungsten Coatings on </w:t>
      </w:r>
      <w:proofErr w:type="spellStart"/>
      <w:r w:rsidR="00520084" w:rsidRPr="0065333A">
        <w:rPr>
          <w:rFonts w:asciiTheme="minorHAnsi" w:hAnsiTheme="minorHAnsi" w:cs="Arial"/>
          <w:color w:val="222222"/>
          <w:shd w:val="clear" w:color="auto" w:fill="FFFFFF"/>
        </w:rPr>
        <w:t>CuCrZr</w:t>
      </w:r>
      <w:proofErr w:type="spellEnd"/>
      <w:r w:rsidR="00520084" w:rsidRPr="0065333A">
        <w:rPr>
          <w:rFonts w:asciiTheme="minorHAnsi" w:hAnsiTheme="minorHAnsi" w:cs="Arial"/>
          <w:color w:val="222222"/>
          <w:shd w:val="clear" w:color="auto" w:fill="FFFFFF"/>
        </w:rPr>
        <w:t xml:space="preserve"> Alloy."</w:t>
      </w:r>
      <w:proofErr w:type="gramEnd"/>
      <w:r w:rsidR="00520084" w:rsidRPr="0065333A">
        <w:rPr>
          <w:rFonts w:asciiTheme="minorHAnsi" w:hAnsiTheme="minorHAnsi" w:cs="Arial"/>
          <w:color w:val="222222"/>
          <w:shd w:val="clear" w:color="auto" w:fill="FFFFFF"/>
        </w:rPr>
        <w:t> Journal of Fusion Energy 35.2 (2016): 281-288.</w:t>
      </w:r>
    </w:p>
    <w:p w:rsidR="00B451B1" w:rsidRPr="0065333A" w:rsidRDefault="008F73B5" w:rsidP="0029662F">
      <w:pPr>
        <w:rPr>
          <w:rFonts w:asciiTheme="minorHAnsi" w:hAnsiTheme="minorHAnsi" w:cs="Arial"/>
          <w:color w:val="222222"/>
          <w:shd w:val="clear" w:color="auto" w:fill="FFFFFF"/>
        </w:rPr>
      </w:pPr>
      <w:r w:rsidRPr="009564BF">
        <w:rPr>
          <w:rFonts w:asciiTheme="minorHAnsi" w:hAnsiTheme="minorHAnsi" w:cs="Arial"/>
          <w:color w:val="222222"/>
          <w:shd w:val="clear" w:color="auto" w:fill="FFFFFF"/>
        </w:rPr>
        <w:t xml:space="preserve">[23] </w:t>
      </w:r>
      <w:r w:rsidR="00C55F6A" w:rsidRPr="009564BF">
        <w:rPr>
          <w:rFonts w:asciiTheme="minorHAnsi" w:hAnsiTheme="minorHAnsi" w:cs="Arial"/>
          <w:color w:val="222222"/>
          <w:shd w:val="clear" w:color="auto" w:fill="FFFFFF"/>
        </w:rPr>
        <w:t xml:space="preserve">Pintsuk, G., et al. </w:t>
      </w:r>
      <w:r w:rsidR="00C55F6A" w:rsidRPr="0065333A">
        <w:rPr>
          <w:rFonts w:asciiTheme="minorHAnsi" w:hAnsiTheme="minorHAnsi" w:cs="Arial"/>
          <w:color w:val="222222"/>
          <w:shd w:val="clear" w:color="auto" w:fill="FFFFFF"/>
        </w:rPr>
        <w:t xml:space="preserve">"Development of W/Cu—functionally graded </w:t>
      </w:r>
      <w:proofErr w:type="spellStart"/>
      <w:r w:rsidR="00C55F6A" w:rsidRPr="0065333A">
        <w:rPr>
          <w:rFonts w:asciiTheme="minorHAnsi" w:hAnsiTheme="minorHAnsi" w:cs="Arial"/>
          <w:color w:val="222222"/>
          <w:shd w:val="clear" w:color="auto" w:fill="FFFFFF"/>
        </w:rPr>
        <w:t>materials."</w:t>
      </w:r>
      <w:r w:rsidR="00C55F6A" w:rsidRPr="0065333A">
        <w:rPr>
          <w:rFonts w:asciiTheme="minorHAnsi" w:hAnsiTheme="minorHAnsi" w:cs="Arial"/>
          <w:i/>
          <w:iCs/>
          <w:color w:val="222222"/>
          <w:shd w:val="clear" w:color="auto" w:fill="FFFFFF"/>
        </w:rPr>
        <w:t>Fusion</w:t>
      </w:r>
      <w:proofErr w:type="spellEnd"/>
      <w:r w:rsidR="00C55F6A" w:rsidRPr="0065333A">
        <w:rPr>
          <w:rFonts w:asciiTheme="minorHAnsi" w:hAnsiTheme="minorHAnsi" w:cs="Arial"/>
          <w:i/>
          <w:iCs/>
          <w:color w:val="222222"/>
          <w:shd w:val="clear" w:color="auto" w:fill="FFFFFF"/>
        </w:rPr>
        <w:t xml:space="preserve"> Engineering and Design</w:t>
      </w:r>
      <w:r w:rsidR="00C55F6A" w:rsidRPr="0065333A">
        <w:rPr>
          <w:rStyle w:val="apple-converted-space"/>
          <w:rFonts w:asciiTheme="minorHAnsi" w:hAnsiTheme="minorHAnsi" w:cs="Arial"/>
          <w:color w:val="222222"/>
          <w:shd w:val="clear" w:color="auto" w:fill="FFFFFF"/>
        </w:rPr>
        <w:t> </w:t>
      </w:r>
      <w:r w:rsidR="00C55F6A" w:rsidRPr="0065333A">
        <w:rPr>
          <w:rFonts w:asciiTheme="minorHAnsi" w:hAnsiTheme="minorHAnsi" w:cs="Arial"/>
          <w:color w:val="222222"/>
          <w:shd w:val="clear" w:color="auto" w:fill="FFFFFF"/>
        </w:rPr>
        <w:t>66 (2003): 237-240.</w:t>
      </w:r>
    </w:p>
    <w:p w:rsidR="000016A3" w:rsidRPr="0065333A" w:rsidRDefault="0065333A" w:rsidP="0029662F">
      <w:pPr>
        <w:rPr>
          <w:rFonts w:asciiTheme="minorHAnsi" w:hAnsiTheme="minorHAnsi" w:cs="Arial"/>
          <w:color w:val="222222"/>
          <w:shd w:val="clear" w:color="auto" w:fill="FFFFFF"/>
        </w:rPr>
      </w:pPr>
      <w:r w:rsidRPr="0065333A">
        <w:rPr>
          <w:rFonts w:asciiTheme="minorHAnsi" w:hAnsiTheme="minorHAnsi" w:cs="Arial"/>
          <w:color w:val="222222"/>
          <w:shd w:val="clear" w:color="auto" w:fill="FFFFFF"/>
        </w:rPr>
        <w:t>[</w:t>
      </w:r>
      <w:r w:rsidR="008F73B5" w:rsidRPr="0065333A">
        <w:rPr>
          <w:rFonts w:asciiTheme="minorHAnsi" w:hAnsiTheme="minorHAnsi" w:cs="Arial"/>
          <w:color w:val="222222"/>
          <w:shd w:val="clear" w:color="auto" w:fill="FFFFFF"/>
        </w:rPr>
        <w:t xml:space="preserve">24] </w:t>
      </w:r>
      <w:r w:rsidR="000016A3" w:rsidRPr="0065333A">
        <w:rPr>
          <w:rFonts w:asciiTheme="minorHAnsi" w:hAnsiTheme="minorHAnsi" w:cs="Arial"/>
          <w:color w:val="222222"/>
          <w:shd w:val="clear" w:color="auto" w:fill="FFFFFF"/>
        </w:rPr>
        <w:t>Xu, Lei, et al. "Fabrication of tungsten–copper alloys by microwave hot pressing sintering."</w:t>
      </w:r>
      <w:r w:rsidR="000016A3" w:rsidRPr="0065333A">
        <w:rPr>
          <w:rStyle w:val="apple-converted-space"/>
          <w:rFonts w:asciiTheme="minorHAnsi" w:hAnsiTheme="minorHAnsi" w:cs="Arial"/>
          <w:color w:val="222222"/>
          <w:shd w:val="clear" w:color="auto" w:fill="FFFFFF"/>
        </w:rPr>
        <w:t> </w:t>
      </w:r>
      <w:r w:rsidR="000016A3" w:rsidRPr="0065333A">
        <w:rPr>
          <w:rFonts w:asciiTheme="minorHAnsi" w:hAnsiTheme="minorHAnsi" w:cs="Arial"/>
          <w:i/>
          <w:iCs/>
          <w:color w:val="222222"/>
          <w:shd w:val="clear" w:color="auto" w:fill="FFFFFF"/>
        </w:rPr>
        <w:t>Journal of Alloys and Compounds</w:t>
      </w:r>
      <w:r w:rsidR="000016A3" w:rsidRPr="0065333A">
        <w:rPr>
          <w:rStyle w:val="apple-converted-space"/>
          <w:rFonts w:asciiTheme="minorHAnsi" w:hAnsiTheme="minorHAnsi" w:cs="Arial"/>
          <w:color w:val="222222"/>
          <w:shd w:val="clear" w:color="auto" w:fill="FFFFFF"/>
        </w:rPr>
        <w:t> </w:t>
      </w:r>
      <w:r w:rsidR="000016A3" w:rsidRPr="0065333A">
        <w:rPr>
          <w:rFonts w:asciiTheme="minorHAnsi" w:hAnsiTheme="minorHAnsi" w:cs="Arial"/>
          <w:color w:val="222222"/>
          <w:shd w:val="clear" w:color="auto" w:fill="FFFFFF"/>
        </w:rPr>
        <w:t>658 (2016): 23-28.</w:t>
      </w:r>
    </w:p>
    <w:p w:rsidR="008663DB" w:rsidRPr="0065333A" w:rsidRDefault="0065333A" w:rsidP="0029662F">
      <w:pPr>
        <w:rPr>
          <w:rFonts w:asciiTheme="minorHAnsi" w:hAnsiTheme="minorHAnsi" w:cs="Arial"/>
          <w:color w:val="222222"/>
          <w:shd w:val="clear" w:color="auto" w:fill="FFFFFF"/>
        </w:rPr>
      </w:pPr>
      <w:r w:rsidRPr="0065333A">
        <w:rPr>
          <w:rFonts w:asciiTheme="minorHAnsi" w:hAnsiTheme="minorHAnsi" w:cs="Arial"/>
          <w:color w:val="222222"/>
          <w:shd w:val="clear" w:color="auto" w:fill="FFFFFF"/>
        </w:rPr>
        <w:t>[</w:t>
      </w:r>
      <w:r w:rsidR="008F73B5" w:rsidRPr="0065333A">
        <w:rPr>
          <w:rFonts w:asciiTheme="minorHAnsi" w:hAnsiTheme="minorHAnsi" w:cs="Arial"/>
          <w:color w:val="222222"/>
          <w:shd w:val="clear" w:color="auto" w:fill="FFFFFF"/>
        </w:rPr>
        <w:t xml:space="preserve">25] </w:t>
      </w:r>
      <w:r w:rsidR="008663DB" w:rsidRPr="0065333A">
        <w:rPr>
          <w:rFonts w:asciiTheme="minorHAnsi" w:hAnsiTheme="minorHAnsi" w:cs="Arial"/>
          <w:color w:val="222222"/>
          <w:shd w:val="clear" w:color="auto" w:fill="FFFFFF"/>
        </w:rPr>
        <w:t xml:space="preserve">Chatterjee, Arya, et al. "Comparative study of approaches to assess damage in thermally fatigued Cu Cr </w:t>
      </w:r>
      <w:proofErr w:type="spellStart"/>
      <w:r w:rsidR="008663DB" w:rsidRPr="0065333A">
        <w:rPr>
          <w:rFonts w:asciiTheme="minorHAnsi" w:hAnsiTheme="minorHAnsi" w:cs="Arial"/>
          <w:color w:val="222222"/>
          <w:shd w:val="clear" w:color="auto" w:fill="FFFFFF"/>
        </w:rPr>
        <w:t>Zr</w:t>
      </w:r>
      <w:proofErr w:type="spellEnd"/>
      <w:r w:rsidR="008663DB" w:rsidRPr="0065333A">
        <w:rPr>
          <w:rFonts w:asciiTheme="minorHAnsi" w:hAnsiTheme="minorHAnsi" w:cs="Arial"/>
          <w:color w:val="222222"/>
          <w:shd w:val="clear" w:color="auto" w:fill="FFFFFF"/>
        </w:rPr>
        <w:t xml:space="preserve"> alloy." Journal of Nuclear Materials 474 (2016): 120-125.</w:t>
      </w:r>
    </w:p>
    <w:p w:rsidR="00B26B17" w:rsidRPr="0065333A" w:rsidRDefault="008F73B5" w:rsidP="0029662F">
      <w:pPr>
        <w:rPr>
          <w:rFonts w:asciiTheme="minorHAnsi" w:hAnsiTheme="minorHAnsi" w:cs="Arial"/>
          <w:color w:val="222222"/>
          <w:shd w:val="clear" w:color="auto" w:fill="FFFFFF"/>
        </w:rPr>
      </w:pPr>
      <w:r w:rsidRPr="0065333A">
        <w:rPr>
          <w:rFonts w:asciiTheme="minorHAnsi" w:hAnsiTheme="minorHAnsi" w:cs="Arial"/>
          <w:color w:val="222222"/>
          <w:shd w:val="clear" w:color="auto" w:fill="FFFFFF"/>
        </w:rPr>
        <w:t xml:space="preserve">[26] </w:t>
      </w:r>
      <w:r w:rsidR="00B26B17" w:rsidRPr="0065333A">
        <w:rPr>
          <w:rFonts w:asciiTheme="minorHAnsi" w:hAnsiTheme="minorHAnsi" w:cs="Arial"/>
          <w:color w:val="222222"/>
          <w:shd w:val="clear" w:color="auto" w:fill="FFFFFF"/>
        </w:rPr>
        <w:t>Pintsuk, Gerald, et al. "Characterization of ITER tungsten qualification mock-ups exposed to high cyclic thermal loads." Fusion Engineering and Design98 (2015): 1384-1388.</w:t>
      </w:r>
    </w:p>
    <w:p w:rsidR="0026781D" w:rsidRPr="0065333A" w:rsidRDefault="008F73B5" w:rsidP="0029662F">
      <w:pPr>
        <w:rPr>
          <w:rFonts w:asciiTheme="minorHAnsi" w:hAnsiTheme="minorHAnsi" w:cs="Arial"/>
          <w:color w:val="222222"/>
          <w:shd w:val="clear" w:color="auto" w:fill="FFFFFF"/>
        </w:rPr>
      </w:pPr>
      <w:r w:rsidRPr="009564BF">
        <w:rPr>
          <w:rFonts w:asciiTheme="minorHAnsi" w:hAnsiTheme="minorHAnsi" w:cs="Arial"/>
          <w:color w:val="222222"/>
          <w:shd w:val="clear" w:color="auto" w:fill="FFFFFF"/>
          <w:rPrChange w:id="86" w:author="Gorley, Mike" w:date="2016-12-09T17:35:00Z">
            <w:rPr>
              <w:rFonts w:asciiTheme="minorHAnsi" w:hAnsiTheme="minorHAnsi" w:cs="Arial"/>
              <w:color w:val="222222"/>
              <w:shd w:val="clear" w:color="auto" w:fill="FFFFFF"/>
              <w:lang w:val="fr-FR"/>
            </w:rPr>
          </w:rPrChange>
        </w:rPr>
        <w:t xml:space="preserve">[27] </w:t>
      </w:r>
      <w:r w:rsidR="0026781D" w:rsidRPr="009564BF">
        <w:rPr>
          <w:rFonts w:asciiTheme="minorHAnsi" w:hAnsiTheme="minorHAnsi" w:cs="Arial"/>
          <w:color w:val="222222"/>
          <w:shd w:val="clear" w:color="auto" w:fill="FFFFFF"/>
          <w:rPrChange w:id="87" w:author="Gorley, Mike" w:date="2016-12-09T17:35:00Z">
            <w:rPr>
              <w:rFonts w:asciiTheme="minorHAnsi" w:hAnsiTheme="minorHAnsi" w:cs="Arial"/>
              <w:color w:val="222222"/>
              <w:shd w:val="clear" w:color="auto" w:fill="FFFFFF"/>
              <w:lang w:val="fr-FR"/>
            </w:rPr>
          </w:rPrChange>
        </w:rPr>
        <w:t xml:space="preserve">Hirai, T., et al. </w:t>
      </w:r>
      <w:r w:rsidR="0026781D" w:rsidRPr="0065333A">
        <w:rPr>
          <w:rFonts w:asciiTheme="minorHAnsi" w:hAnsiTheme="minorHAnsi" w:cs="Arial"/>
          <w:color w:val="222222"/>
          <w:shd w:val="clear" w:color="auto" w:fill="FFFFFF"/>
        </w:rPr>
        <w:t>"ITER full tungsten divertor qualification program and progress."</w:t>
      </w:r>
      <w:r w:rsidR="0026781D" w:rsidRPr="0065333A">
        <w:rPr>
          <w:rStyle w:val="apple-converted-space"/>
          <w:rFonts w:asciiTheme="minorHAnsi" w:hAnsiTheme="minorHAnsi" w:cs="Arial"/>
          <w:color w:val="222222"/>
          <w:shd w:val="clear" w:color="auto" w:fill="FFFFFF"/>
        </w:rPr>
        <w:t> </w:t>
      </w:r>
      <w:proofErr w:type="spellStart"/>
      <w:r w:rsidR="0026781D" w:rsidRPr="0065333A">
        <w:rPr>
          <w:rFonts w:asciiTheme="minorHAnsi" w:hAnsiTheme="minorHAnsi" w:cs="Arial"/>
          <w:i/>
          <w:iCs/>
          <w:color w:val="222222"/>
          <w:shd w:val="clear" w:color="auto" w:fill="FFFFFF"/>
        </w:rPr>
        <w:t>Physica</w:t>
      </w:r>
      <w:proofErr w:type="spellEnd"/>
      <w:r w:rsidR="0026781D" w:rsidRPr="0065333A">
        <w:rPr>
          <w:rFonts w:asciiTheme="minorHAnsi" w:hAnsiTheme="minorHAnsi" w:cs="Arial"/>
          <w:i/>
          <w:iCs/>
          <w:color w:val="222222"/>
          <w:shd w:val="clear" w:color="auto" w:fill="FFFFFF"/>
        </w:rPr>
        <w:t xml:space="preserve"> </w:t>
      </w:r>
      <w:proofErr w:type="spellStart"/>
      <w:r w:rsidR="0026781D" w:rsidRPr="0065333A">
        <w:rPr>
          <w:rFonts w:asciiTheme="minorHAnsi" w:hAnsiTheme="minorHAnsi" w:cs="Arial"/>
          <w:i/>
          <w:iCs/>
          <w:color w:val="222222"/>
          <w:shd w:val="clear" w:color="auto" w:fill="FFFFFF"/>
        </w:rPr>
        <w:t>Scripta</w:t>
      </w:r>
      <w:proofErr w:type="spellEnd"/>
      <w:r w:rsidR="0026781D" w:rsidRPr="0065333A">
        <w:rPr>
          <w:rStyle w:val="apple-converted-space"/>
          <w:rFonts w:asciiTheme="minorHAnsi" w:hAnsiTheme="minorHAnsi" w:cs="Arial"/>
          <w:color w:val="222222"/>
          <w:shd w:val="clear" w:color="auto" w:fill="FFFFFF"/>
        </w:rPr>
        <w:t> </w:t>
      </w:r>
      <w:r w:rsidR="0026781D" w:rsidRPr="0065333A">
        <w:rPr>
          <w:rFonts w:asciiTheme="minorHAnsi" w:hAnsiTheme="minorHAnsi" w:cs="Arial"/>
          <w:color w:val="222222"/>
          <w:shd w:val="clear" w:color="auto" w:fill="FFFFFF"/>
        </w:rPr>
        <w:t>2014.T159 (2014): 014006.</w:t>
      </w:r>
    </w:p>
    <w:p w:rsidR="00063F15" w:rsidRPr="0065333A" w:rsidRDefault="009D59BF" w:rsidP="00063F15">
      <w:pPr>
        <w:shd w:val="clear" w:color="auto" w:fill="FFFFFF"/>
        <w:spacing w:after="0" w:line="240" w:lineRule="auto"/>
        <w:textAlignment w:val="baseline"/>
        <w:rPr>
          <w:rFonts w:asciiTheme="minorHAnsi" w:eastAsia="Times New Roman" w:hAnsiTheme="minorHAnsi" w:cs="Arial"/>
          <w:color w:val="2E2E2E"/>
          <w:lang w:eastAsia="ja-JP"/>
        </w:rPr>
      </w:pPr>
      <w:r w:rsidRPr="0065333A">
        <w:rPr>
          <w:rFonts w:asciiTheme="minorHAnsi" w:hAnsiTheme="minorHAnsi" w:cs="Arial"/>
          <w:color w:val="222222"/>
          <w:shd w:val="clear" w:color="auto" w:fill="FFFFFF"/>
        </w:rPr>
        <w:t xml:space="preserve">[28] </w:t>
      </w:r>
      <w:r w:rsidR="00063F15" w:rsidRPr="0065333A">
        <w:rPr>
          <w:rFonts w:asciiTheme="minorHAnsi" w:eastAsia="Times New Roman" w:hAnsiTheme="minorHAnsi" w:cs="Arial"/>
          <w:lang w:eastAsia="ja-JP"/>
        </w:rPr>
        <w:t xml:space="preserve">S. </w:t>
      </w:r>
      <w:proofErr w:type="spellStart"/>
      <w:r w:rsidR="00063F15" w:rsidRPr="0065333A">
        <w:rPr>
          <w:rFonts w:asciiTheme="minorHAnsi" w:eastAsia="Times New Roman" w:hAnsiTheme="minorHAnsi" w:cs="Arial"/>
          <w:lang w:eastAsia="ja-JP"/>
        </w:rPr>
        <w:t>Wikman</w:t>
      </w:r>
      <w:proofErr w:type="spellEnd"/>
      <w:r w:rsidR="00063F15" w:rsidRPr="0065333A">
        <w:rPr>
          <w:rFonts w:asciiTheme="minorHAnsi" w:eastAsia="Times New Roman" w:hAnsiTheme="minorHAnsi" w:cs="Arial"/>
          <w:lang w:eastAsia="ja-JP"/>
        </w:rPr>
        <w:t xml:space="preserve">, C. </w:t>
      </w:r>
      <w:proofErr w:type="spellStart"/>
      <w:r w:rsidR="00063F15" w:rsidRPr="0065333A">
        <w:rPr>
          <w:rFonts w:asciiTheme="minorHAnsi" w:eastAsia="Times New Roman" w:hAnsiTheme="minorHAnsi" w:cs="Arial"/>
          <w:lang w:eastAsia="ja-JP"/>
        </w:rPr>
        <w:t>Gustafsson</w:t>
      </w:r>
      <w:proofErr w:type="spellEnd"/>
      <w:r w:rsidR="00063F15" w:rsidRPr="0065333A">
        <w:rPr>
          <w:rFonts w:asciiTheme="minorHAnsi" w:eastAsia="Times New Roman" w:hAnsiTheme="minorHAnsi" w:cs="Arial"/>
          <w:lang w:eastAsia="ja-JP"/>
        </w:rPr>
        <w:t xml:space="preserve">, J. </w:t>
      </w:r>
      <w:proofErr w:type="spellStart"/>
      <w:r w:rsidR="00063F15" w:rsidRPr="0065333A">
        <w:rPr>
          <w:rFonts w:asciiTheme="minorHAnsi" w:eastAsia="Times New Roman" w:hAnsiTheme="minorHAnsi" w:cs="Arial"/>
          <w:lang w:eastAsia="ja-JP"/>
        </w:rPr>
        <w:t>Öijerholm</w:t>
      </w:r>
      <w:proofErr w:type="spellEnd"/>
      <w:r w:rsidR="00063F15" w:rsidRPr="0065333A">
        <w:rPr>
          <w:rFonts w:asciiTheme="minorHAnsi" w:eastAsia="Times New Roman" w:hAnsiTheme="minorHAnsi" w:cs="Arial"/>
          <w:lang w:eastAsia="ja-JP"/>
        </w:rPr>
        <w:t xml:space="preserve">, J. </w:t>
      </w:r>
      <w:proofErr w:type="spellStart"/>
      <w:r w:rsidR="00063F15" w:rsidRPr="0065333A">
        <w:rPr>
          <w:rFonts w:asciiTheme="minorHAnsi" w:eastAsia="Times New Roman" w:hAnsiTheme="minorHAnsi" w:cs="Arial"/>
          <w:lang w:eastAsia="ja-JP"/>
        </w:rPr>
        <w:t>Eskhult</w:t>
      </w:r>
      <w:proofErr w:type="spellEnd"/>
      <w:r w:rsidR="00063F15" w:rsidRPr="0065333A">
        <w:rPr>
          <w:rFonts w:asciiTheme="minorHAnsi" w:eastAsia="Times New Roman" w:hAnsiTheme="minorHAnsi" w:cs="Arial"/>
          <w:lang w:eastAsia="ja-JP"/>
        </w:rPr>
        <w:t>. Paper presented at: 25th IAEA Fusion Energy Conference, Saint Petersburg, Russia (2014)</w:t>
      </w:r>
    </w:p>
    <w:p w:rsidR="00063F15" w:rsidRPr="0065333A" w:rsidRDefault="00063F15" w:rsidP="0029662F">
      <w:pPr>
        <w:rPr>
          <w:rFonts w:asciiTheme="minorHAnsi" w:hAnsiTheme="minorHAnsi" w:cs="Arial"/>
          <w:color w:val="222222"/>
          <w:shd w:val="clear" w:color="auto" w:fill="FFFFFF"/>
        </w:rPr>
      </w:pPr>
    </w:p>
    <w:p w:rsidR="004A294B" w:rsidRPr="0065333A" w:rsidRDefault="009D59BF" w:rsidP="0029662F">
      <w:pPr>
        <w:rPr>
          <w:rFonts w:asciiTheme="minorHAnsi" w:hAnsiTheme="minorHAnsi" w:cs="Arial"/>
          <w:color w:val="222222"/>
          <w:shd w:val="clear" w:color="auto" w:fill="FFFFFF"/>
        </w:rPr>
      </w:pPr>
      <w:r w:rsidRPr="009564BF">
        <w:rPr>
          <w:rFonts w:asciiTheme="minorHAnsi" w:hAnsiTheme="minorHAnsi" w:cs="Arial"/>
          <w:color w:val="222222"/>
          <w:shd w:val="clear" w:color="auto" w:fill="FFFFFF"/>
        </w:rPr>
        <w:t xml:space="preserve">[29] </w:t>
      </w:r>
      <w:proofErr w:type="spellStart"/>
      <w:r w:rsidR="004A294B" w:rsidRPr="009564BF">
        <w:rPr>
          <w:rFonts w:asciiTheme="minorHAnsi" w:hAnsiTheme="minorHAnsi" w:cs="Arial"/>
          <w:color w:val="222222"/>
          <w:shd w:val="clear" w:color="auto" w:fill="FFFFFF"/>
        </w:rPr>
        <w:t>Obitz</w:t>
      </w:r>
      <w:proofErr w:type="spellEnd"/>
      <w:r w:rsidR="004A294B" w:rsidRPr="009564BF">
        <w:rPr>
          <w:rFonts w:asciiTheme="minorHAnsi" w:hAnsiTheme="minorHAnsi" w:cs="Arial"/>
          <w:color w:val="222222"/>
          <w:shd w:val="clear" w:color="auto" w:fill="FFFFFF"/>
        </w:rPr>
        <w:t xml:space="preserve">, C., et al. </w:t>
      </w:r>
      <w:r w:rsidR="004A294B" w:rsidRPr="0065333A">
        <w:rPr>
          <w:rFonts w:asciiTheme="minorHAnsi" w:hAnsiTheme="minorHAnsi" w:cs="Arial"/>
          <w:color w:val="222222"/>
          <w:shd w:val="clear" w:color="auto" w:fill="FFFFFF"/>
        </w:rPr>
        <w:t xml:space="preserve">"Erosion corrosion of </w:t>
      </w:r>
      <w:proofErr w:type="spellStart"/>
      <w:r w:rsidR="004A294B" w:rsidRPr="0065333A">
        <w:rPr>
          <w:rFonts w:asciiTheme="minorHAnsi" w:hAnsiTheme="minorHAnsi" w:cs="Arial"/>
          <w:color w:val="222222"/>
          <w:shd w:val="clear" w:color="auto" w:fill="FFFFFF"/>
        </w:rPr>
        <w:t>CuCrZr</w:t>
      </w:r>
      <w:proofErr w:type="spellEnd"/>
      <w:r w:rsidR="004A294B" w:rsidRPr="0065333A">
        <w:rPr>
          <w:rFonts w:asciiTheme="minorHAnsi" w:hAnsiTheme="minorHAnsi" w:cs="Arial"/>
          <w:color w:val="222222"/>
          <w:shd w:val="clear" w:color="auto" w:fill="FFFFFF"/>
        </w:rPr>
        <w:t xml:space="preserve"> specimens exposed for simulated ITER operational conditions." Nuclear Materials and </w:t>
      </w:r>
      <w:proofErr w:type="gramStart"/>
      <w:r w:rsidR="004A294B" w:rsidRPr="0065333A">
        <w:rPr>
          <w:rFonts w:asciiTheme="minorHAnsi" w:hAnsiTheme="minorHAnsi" w:cs="Arial"/>
          <w:color w:val="222222"/>
          <w:shd w:val="clear" w:color="auto" w:fill="FFFFFF"/>
        </w:rPr>
        <w:t>Energy(</w:t>
      </w:r>
      <w:proofErr w:type="gramEnd"/>
      <w:r w:rsidR="004A294B" w:rsidRPr="0065333A">
        <w:rPr>
          <w:rFonts w:asciiTheme="minorHAnsi" w:hAnsiTheme="minorHAnsi" w:cs="Arial"/>
          <w:color w:val="222222"/>
          <w:shd w:val="clear" w:color="auto" w:fill="FFFFFF"/>
        </w:rPr>
        <w:t>2016).</w:t>
      </w:r>
    </w:p>
    <w:p w:rsidR="009D59BF" w:rsidRPr="0065333A" w:rsidRDefault="009D59BF" w:rsidP="009D59BF">
      <w:pPr>
        <w:rPr>
          <w:rFonts w:asciiTheme="minorHAnsi" w:hAnsiTheme="minorHAnsi"/>
        </w:rPr>
      </w:pPr>
      <w:r w:rsidRPr="009564BF">
        <w:rPr>
          <w:rFonts w:asciiTheme="minorHAnsi" w:hAnsiTheme="minorHAnsi" w:cs="Arial"/>
          <w:color w:val="222222"/>
          <w:shd w:val="clear" w:color="auto" w:fill="FFFFFF"/>
        </w:rPr>
        <w:t xml:space="preserve">[30] Otsuka, </w:t>
      </w:r>
      <w:proofErr w:type="spellStart"/>
      <w:r w:rsidRPr="009564BF">
        <w:rPr>
          <w:rFonts w:asciiTheme="minorHAnsi" w:hAnsiTheme="minorHAnsi" w:cs="Arial"/>
          <w:color w:val="222222"/>
          <w:shd w:val="clear" w:color="auto" w:fill="FFFFFF"/>
        </w:rPr>
        <w:t>Teppei</w:t>
      </w:r>
      <w:proofErr w:type="spellEnd"/>
      <w:r w:rsidRPr="009564BF">
        <w:rPr>
          <w:rFonts w:asciiTheme="minorHAnsi" w:hAnsiTheme="minorHAnsi" w:cs="Arial"/>
          <w:color w:val="222222"/>
          <w:shd w:val="clear" w:color="auto" w:fill="FFFFFF"/>
        </w:rPr>
        <w:t xml:space="preserve">, et al. </w:t>
      </w:r>
      <w:r w:rsidRPr="0065333A">
        <w:rPr>
          <w:rFonts w:asciiTheme="minorHAnsi" w:hAnsiTheme="minorHAnsi" w:cs="Arial"/>
          <w:color w:val="222222"/>
          <w:shd w:val="clear" w:color="auto" w:fill="FFFFFF"/>
        </w:rPr>
        <w:t xml:space="preserve">"Release </w:t>
      </w:r>
      <w:proofErr w:type="spellStart"/>
      <w:r w:rsidRPr="0065333A">
        <w:rPr>
          <w:rFonts w:asciiTheme="minorHAnsi" w:hAnsiTheme="minorHAnsi" w:cs="Arial"/>
          <w:color w:val="222222"/>
          <w:shd w:val="clear" w:color="auto" w:fill="FFFFFF"/>
        </w:rPr>
        <w:t>behavior</w:t>
      </w:r>
      <w:proofErr w:type="spellEnd"/>
      <w:r w:rsidRPr="0065333A">
        <w:rPr>
          <w:rFonts w:asciiTheme="minorHAnsi" w:hAnsiTheme="minorHAnsi" w:cs="Arial"/>
          <w:color w:val="222222"/>
          <w:shd w:val="clear" w:color="auto" w:fill="FFFFFF"/>
        </w:rPr>
        <w:t xml:space="preserve"> of tritium in pure copper and its alloys into pure water at ambient temperature." </w:t>
      </w:r>
      <w:proofErr w:type="gramStart"/>
      <w:r w:rsidRPr="0065333A">
        <w:rPr>
          <w:rFonts w:asciiTheme="minorHAnsi" w:hAnsiTheme="minorHAnsi" w:cs="Arial"/>
          <w:color w:val="222222"/>
          <w:shd w:val="clear" w:color="auto" w:fill="FFFFFF"/>
        </w:rPr>
        <w:t>Fusion Engineering and Design (2016).</w:t>
      </w:r>
      <w:proofErr w:type="gramEnd"/>
    </w:p>
    <w:p w:rsidR="00230815" w:rsidRPr="0065333A" w:rsidRDefault="004737D8" w:rsidP="009D59BF">
      <w:pPr>
        <w:rPr>
          <w:rFonts w:asciiTheme="minorHAnsi" w:hAnsiTheme="minorHAnsi" w:cs="Arial"/>
          <w:color w:val="222222"/>
          <w:shd w:val="clear" w:color="auto" w:fill="FFFFFF"/>
        </w:rPr>
      </w:pPr>
      <w:r w:rsidRPr="0065333A">
        <w:rPr>
          <w:rFonts w:asciiTheme="minorHAnsi" w:hAnsiTheme="minorHAnsi"/>
        </w:rPr>
        <w:lastRenderedPageBreak/>
        <w:t xml:space="preserve">[31] </w:t>
      </w:r>
      <w:r w:rsidR="00230815" w:rsidRPr="0065333A">
        <w:rPr>
          <w:rFonts w:asciiTheme="minorHAnsi" w:hAnsiTheme="minorHAnsi" w:cs="Arial"/>
          <w:color w:val="222222"/>
          <w:shd w:val="clear" w:color="auto" w:fill="FFFFFF"/>
        </w:rPr>
        <w:t>Goods, S. H. "The influence of tritium exposure and helium build-in on the properties of OFHC copper."</w:t>
      </w:r>
      <w:r w:rsidR="00230815" w:rsidRPr="0065333A">
        <w:rPr>
          <w:rStyle w:val="apple-converted-space"/>
          <w:rFonts w:asciiTheme="minorHAnsi" w:hAnsiTheme="minorHAnsi" w:cs="Arial"/>
          <w:color w:val="222222"/>
          <w:shd w:val="clear" w:color="auto" w:fill="FFFFFF"/>
        </w:rPr>
        <w:t> </w:t>
      </w:r>
      <w:proofErr w:type="spellStart"/>
      <w:r w:rsidR="00230815" w:rsidRPr="0065333A">
        <w:rPr>
          <w:rFonts w:asciiTheme="minorHAnsi" w:hAnsiTheme="minorHAnsi" w:cs="Arial"/>
          <w:i/>
          <w:iCs/>
          <w:color w:val="222222"/>
          <w:shd w:val="clear" w:color="auto" w:fill="FFFFFF"/>
        </w:rPr>
        <w:t>Scripta</w:t>
      </w:r>
      <w:proofErr w:type="spellEnd"/>
      <w:r w:rsidR="00230815" w:rsidRPr="0065333A">
        <w:rPr>
          <w:rFonts w:asciiTheme="minorHAnsi" w:hAnsiTheme="minorHAnsi" w:cs="Arial"/>
          <w:i/>
          <w:iCs/>
          <w:color w:val="222222"/>
          <w:shd w:val="clear" w:color="auto" w:fill="FFFFFF"/>
        </w:rPr>
        <w:t xml:space="preserve"> </w:t>
      </w:r>
      <w:proofErr w:type="spellStart"/>
      <w:r w:rsidR="00230815" w:rsidRPr="0065333A">
        <w:rPr>
          <w:rFonts w:asciiTheme="minorHAnsi" w:hAnsiTheme="minorHAnsi" w:cs="Arial"/>
          <w:i/>
          <w:iCs/>
          <w:color w:val="222222"/>
          <w:shd w:val="clear" w:color="auto" w:fill="FFFFFF"/>
        </w:rPr>
        <w:t>metallurgica</w:t>
      </w:r>
      <w:proofErr w:type="spellEnd"/>
      <w:r w:rsidR="00230815" w:rsidRPr="0065333A">
        <w:rPr>
          <w:rStyle w:val="apple-converted-space"/>
          <w:rFonts w:asciiTheme="minorHAnsi" w:hAnsiTheme="minorHAnsi" w:cs="Arial"/>
          <w:color w:val="222222"/>
          <w:shd w:val="clear" w:color="auto" w:fill="FFFFFF"/>
        </w:rPr>
        <w:t> </w:t>
      </w:r>
      <w:r w:rsidR="00230815" w:rsidRPr="0065333A">
        <w:rPr>
          <w:rFonts w:asciiTheme="minorHAnsi" w:hAnsiTheme="minorHAnsi" w:cs="Arial"/>
          <w:color w:val="222222"/>
          <w:shd w:val="clear" w:color="auto" w:fill="FFFFFF"/>
        </w:rPr>
        <w:t>20.4 (1986): 565-569.</w:t>
      </w:r>
    </w:p>
    <w:p w:rsidR="00230815" w:rsidRPr="0065333A" w:rsidRDefault="00230815" w:rsidP="0029662F">
      <w:pPr>
        <w:rPr>
          <w:rFonts w:asciiTheme="minorHAnsi" w:hAnsiTheme="minorHAnsi" w:cs="Arial"/>
          <w:color w:val="222222"/>
          <w:shd w:val="clear" w:color="auto" w:fill="FFFFFF"/>
        </w:rPr>
      </w:pPr>
    </w:p>
    <w:sectPr w:rsidR="00230815" w:rsidRPr="0065333A" w:rsidSect="00142C79">
      <w:headerReference w:type="even" r:id="rId15"/>
      <w:headerReference w:type="default" r:id="rId16"/>
      <w:footerReference w:type="even" r:id="rId17"/>
      <w:footerReference w:type="default" r:id="rId18"/>
      <w:headerReference w:type="first" r:id="rId19"/>
      <w:footerReference w:type="first" r:id="rId20"/>
      <w:pgSz w:w="11906" w:h="16838" w:code="9"/>
      <w:pgMar w:top="1276" w:right="1219" w:bottom="1440" w:left="1440" w:header="493" w:footer="56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1E2" w:rsidRDefault="008251E2" w:rsidP="0085769F">
      <w:pPr>
        <w:spacing w:after="0" w:line="240" w:lineRule="auto"/>
      </w:pPr>
      <w:r>
        <w:separator/>
      </w:r>
    </w:p>
  </w:endnote>
  <w:endnote w:type="continuationSeparator" w:id="0">
    <w:p w:rsidR="008251E2" w:rsidRDefault="008251E2" w:rsidP="0085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9BF" w:rsidRDefault="009D59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9BF" w:rsidRDefault="009D59BF" w:rsidP="00EF4BBB">
    <w:pPr>
      <w:pStyle w:val="Footer"/>
      <w:pBdr>
        <w:top w:val="single" w:sz="4" w:space="1" w:color="auto"/>
      </w:pBdr>
      <w:tabs>
        <w:tab w:val="clear" w:pos="4536"/>
        <w:tab w:val="clear" w:pos="9072"/>
        <w:tab w:val="left" w:pos="8505"/>
      </w:tabs>
      <w:ind w:left="-941" w:right="-709"/>
    </w:pPr>
    <w:r>
      <w:tab/>
      <w:t xml:space="preserve">Page </w:t>
    </w:r>
    <w:r>
      <w:fldChar w:fldCharType="begin"/>
    </w:r>
    <w:r>
      <w:instrText xml:space="preserve"> PAGE   \* MERGEFORMAT </w:instrText>
    </w:r>
    <w:r>
      <w:fldChar w:fldCharType="separate"/>
    </w:r>
    <w:r w:rsidR="00591BBC">
      <w:rPr>
        <w:noProof/>
      </w:rPr>
      <w:t>2</w:t>
    </w:r>
    <w:r>
      <w:rPr>
        <w:noProof/>
      </w:rPr>
      <w:fldChar w:fldCharType="end"/>
    </w:r>
    <w:r>
      <w:rPr>
        <w:noProof/>
      </w:rPr>
      <w:t xml:space="preserve"> of</w:t>
    </w:r>
    <w:r>
      <w:t xml:space="preserve"> </w:t>
    </w:r>
    <w:fldSimple w:instr=" NUMPAGES   \* MERGEFORMAT ">
      <w:r w:rsidR="00591BBC">
        <w:rPr>
          <w:noProof/>
        </w:rPr>
        <w:t>12</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9BF" w:rsidRDefault="009D59BF" w:rsidP="00EF4BBB">
    <w:pPr>
      <w:pStyle w:val="Footer"/>
      <w:pBdr>
        <w:top w:val="single" w:sz="4" w:space="1" w:color="auto"/>
      </w:pBdr>
      <w:tabs>
        <w:tab w:val="clear" w:pos="9072"/>
        <w:tab w:val="left" w:pos="8505"/>
      </w:tabs>
      <w:ind w:left="-941" w:right="-709"/>
    </w:pPr>
    <w:r>
      <w:rPr>
        <w:sz w:val="16"/>
        <w:szCs w:val="16"/>
      </w:rPr>
      <w:t xml:space="preserve">Template </w:t>
    </w:r>
    <w:r w:rsidRPr="00D16016">
      <w:rPr>
        <w:sz w:val="16"/>
        <w:szCs w:val="16"/>
      </w:rPr>
      <w:t>V1.0</w:t>
    </w:r>
    <w:r>
      <w:rPr>
        <w:sz w:val="16"/>
        <w:szCs w:val="16"/>
      </w:rPr>
      <w:t xml:space="preserve"> </w:t>
    </w:r>
    <w:r w:rsidRPr="00D16016">
      <w:rPr>
        <w:sz w:val="16"/>
        <w:szCs w:val="16"/>
      </w:rPr>
      <w:t>/</w:t>
    </w:r>
    <w:r>
      <w:rPr>
        <w:sz w:val="16"/>
        <w:szCs w:val="16"/>
      </w:rPr>
      <w:t xml:space="preserve"> </w:t>
    </w:r>
    <w:r w:rsidRPr="00D16016">
      <w:rPr>
        <w:sz w:val="16"/>
        <w:szCs w:val="16"/>
      </w:rPr>
      <w:t xml:space="preserve">Oct2014 </w:t>
    </w:r>
    <w:hyperlink r:id="rId1" w:history="1">
      <w:r w:rsidRPr="00D16016">
        <w:rPr>
          <w:rStyle w:val="Hyperlink"/>
          <w:sz w:val="16"/>
          <w:szCs w:val="16"/>
        </w:rPr>
        <w:t>EFDA_D_2M4P9J</w:t>
      </w:r>
    </w:hyperlink>
    <w:r>
      <w:tab/>
    </w:r>
    <w:r w:rsidRPr="00ED41A1">
      <w:rPr>
        <w:b/>
        <w:i/>
      </w:rPr>
      <w:t>MS Word – No PDF</w:t>
    </w:r>
    <w:r>
      <w:tab/>
      <w:t xml:space="preserve">Page </w:t>
    </w:r>
    <w:r>
      <w:fldChar w:fldCharType="begin"/>
    </w:r>
    <w:r>
      <w:instrText xml:space="preserve"> PAGE   \* MERGEFORMAT </w:instrText>
    </w:r>
    <w:r>
      <w:fldChar w:fldCharType="separate"/>
    </w:r>
    <w:r w:rsidR="00591BBC">
      <w:rPr>
        <w:noProof/>
      </w:rPr>
      <w:t>1</w:t>
    </w:r>
    <w:r>
      <w:rPr>
        <w:noProof/>
      </w:rPr>
      <w:fldChar w:fldCharType="end"/>
    </w:r>
    <w:r>
      <w:rPr>
        <w:noProof/>
      </w:rPr>
      <w:t xml:space="preserve"> of</w:t>
    </w:r>
    <w:r>
      <w:t xml:space="preserve"> </w:t>
    </w:r>
    <w:fldSimple w:instr=" NUMPAGES   \* MERGEFORMAT ">
      <w:r w:rsidR="00591BBC">
        <w:rPr>
          <w:noProof/>
        </w:rPr>
        <w:t>12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1E2" w:rsidRDefault="008251E2" w:rsidP="0085769F">
      <w:pPr>
        <w:spacing w:after="0" w:line="240" w:lineRule="auto"/>
      </w:pPr>
      <w:r>
        <w:separator/>
      </w:r>
    </w:p>
  </w:footnote>
  <w:footnote w:type="continuationSeparator" w:id="0">
    <w:p w:rsidR="008251E2" w:rsidRDefault="008251E2" w:rsidP="0085769F">
      <w:pPr>
        <w:spacing w:after="0" w:line="240" w:lineRule="auto"/>
      </w:pPr>
      <w:r>
        <w:continuationSeparator/>
      </w:r>
    </w:p>
  </w:footnote>
  <w:footnote w:id="1">
    <w:p w:rsidR="009D59BF" w:rsidRPr="00142C79" w:rsidRDefault="009D59BF" w:rsidP="0036457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9BF" w:rsidRDefault="008251E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1586626" o:spid="_x0000_s2050" type="#_x0000_t136" style="position:absolute;margin-left:0;margin-top:0;width:407.4pt;height:244.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9BF" w:rsidRDefault="008251E2" w:rsidP="00EF4BBB">
    <w:pPr>
      <w:pStyle w:val="Header"/>
      <w:pBdr>
        <w:bottom w:val="single" w:sz="4" w:space="1" w:color="auto"/>
      </w:pBdr>
      <w:tabs>
        <w:tab w:val="clear" w:pos="4536"/>
        <w:tab w:val="clear" w:pos="9072"/>
        <w:tab w:val="right" w:pos="9639"/>
      </w:tabs>
      <w:ind w:left="-941" w:right="-709"/>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1586627" o:spid="_x0000_s2051" type="#_x0000_t136" style="position:absolute;left:0;text-align:left;margin-left:0;margin-top:0;width:407.4pt;height:244.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9D59BF">
      <w:rPr>
        <w:b/>
        <w:noProof/>
        <w:sz w:val="28"/>
        <w:szCs w:val="28"/>
        <w:lang w:eastAsia="ja-JP"/>
      </w:rPr>
      <w:drawing>
        <wp:inline distT="0" distB="0" distL="0" distR="0">
          <wp:extent cx="850900" cy="294005"/>
          <wp:effectExtent l="0" t="0" r="6350" b="0"/>
          <wp:docPr id="2" name="Picture 1"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0900" cy="294005"/>
                  </a:xfrm>
                  <a:prstGeom prst="rect">
                    <a:avLst/>
                  </a:prstGeom>
                  <a:noFill/>
                  <a:ln>
                    <a:noFill/>
                  </a:ln>
                </pic:spPr>
              </pic:pic>
            </a:graphicData>
          </a:graphic>
        </wp:inline>
      </w:drawing>
    </w:r>
    <w:r w:rsidR="009D59BF">
      <w:tab/>
      <w:t>Final Report on Deliverable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9BF" w:rsidRDefault="008251E2" w:rsidP="007D1420">
    <w:pPr>
      <w:pStyle w:val="Header"/>
      <w:tabs>
        <w:tab w:val="clear" w:pos="4536"/>
        <w:tab w:val="clear" w:pos="9072"/>
        <w:tab w:val="left" w:pos="4678"/>
      </w:tabs>
      <w:ind w:left="-941" w:right="-709"/>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1586625" o:spid="_x0000_s2049" type="#_x0000_t136" style="position:absolute;left:0;text-align:left;margin-left:0;margin-top:0;width:407.4pt;height:244.45pt;rotation:315;z-index:-25165977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9D59BF">
      <w:rPr>
        <w:b/>
        <w:noProof/>
        <w:sz w:val="28"/>
        <w:szCs w:val="28"/>
        <w:lang w:eastAsia="ja-JP"/>
      </w:rPr>
      <w:drawing>
        <wp:inline distT="0" distB="0" distL="0" distR="0">
          <wp:extent cx="2194560" cy="755650"/>
          <wp:effectExtent l="0" t="0" r="0" b="6350"/>
          <wp:docPr id="1" name="Picture 9"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4560" cy="7556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60473"/>
    <w:multiLevelType w:val="hybridMultilevel"/>
    <w:tmpl w:val="B734B7FC"/>
    <w:lvl w:ilvl="0" w:tplc="AD7844E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9631935"/>
    <w:multiLevelType w:val="hybridMultilevel"/>
    <w:tmpl w:val="D02486A6"/>
    <w:lvl w:ilvl="0" w:tplc="F0A2358E">
      <w:start w:val="1"/>
      <w:numFmt w:val="bullet"/>
      <w:lvlText w:val="-"/>
      <w:lvlJc w:val="left"/>
      <w:pPr>
        <w:ind w:left="360" w:hanging="360"/>
      </w:pPr>
      <w:rPr>
        <w:rFonts w:ascii="Arial" w:eastAsia="MS Mincho"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nsid w:val="19730DB0"/>
    <w:multiLevelType w:val="hybridMultilevel"/>
    <w:tmpl w:val="473060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ED74396"/>
    <w:multiLevelType w:val="hybridMultilevel"/>
    <w:tmpl w:val="8848A318"/>
    <w:lvl w:ilvl="0" w:tplc="6190662E">
      <w:start w:val="1"/>
      <w:numFmt w:val="bullet"/>
      <w:lvlText w:val="-"/>
      <w:lvlJc w:val="left"/>
      <w:pPr>
        <w:ind w:left="360" w:hanging="360"/>
      </w:pPr>
      <w:rPr>
        <w:rFonts w:ascii="Calibri" w:eastAsia="MS Mincho" w:hAnsi="Calibri"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27657841"/>
    <w:multiLevelType w:val="hybridMultilevel"/>
    <w:tmpl w:val="37424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2BB61D37"/>
    <w:multiLevelType w:val="hybridMultilevel"/>
    <w:tmpl w:val="17E649EA"/>
    <w:lvl w:ilvl="0" w:tplc="6190662E">
      <w:start w:val="1"/>
      <w:numFmt w:val="bullet"/>
      <w:lvlText w:val="-"/>
      <w:lvlJc w:val="left"/>
      <w:pPr>
        <w:ind w:left="360" w:hanging="360"/>
      </w:pPr>
      <w:rPr>
        <w:rFonts w:ascii="Calibri" w:eastAsia="MS Mincho" w:hAnsi="Calibri"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B9454D7"/>
    <w:multiLevelType w:val="multilevel"/>
    <w:tmpl w:val="207C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E83226"/>
    <w:multiLevelType w:val="hybridMultilevel"/>
    <w:tmpl w:val="002E4514"/>
    <w:lvl w:ilvl="0" w:tplc="4D24DBFC">
      <w:numFmt w:val="bullet"/>
      <w:lvlText w:val="-"/>
      <w:lvlJc w:val="left"/>
      <w:pPr>
        <w:ind w:left="720" w:hanging="360"/>
      </w:pPr>
      <w:rPr>
        <w:rFonts w:ascii="Calibri" w:eastAsia="MS Mincho"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42224CE7"/>
    <w:multiLevelType w:val="hybridMultilevel"/>
    <w:tmpl w:val="AB90534A"/>
    <w:lvl w:ilvl="0" w:tplc="81A2BAB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483273A"/>
    <w:multiLevelType w:val="multilevel"/>
    <w:tmpl w:val="DA6852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8430B"/>
    <w:multiLevelType w:val="multilevel"/>
    <w:tmpl w:val="12DA9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E154FAC"/>
    <w:multiLevelType w:val="hybridMultilevel"/>
    <w:tmpl w:val="91B4283E"/>
    <w:lvl w:ilvl="0" w:tplc="6190662E">
      <w:start w:val="1"/>
      <w:numFmt w:val="bullet"/>
      <w:lvlText w:val="-"/>
      <w:lvlJc w:val="left"/>
      <w:pPr>
        <w:ind w:left="360" w:hanging="360"/>
      </w:pPr>
      <w:rPr>
        <w:rFonts w:ascii="Calibri" w:eastAsia="MS Mincho" w:hAnsi="Calibri"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8D94ECE"/>
    <w:multiLevelType w:val="hybridMultilevel"/>
    <w:tmpl w:val="57328EEA"/>
    <w:lvl w:ilvl="0" w:tplc="A1EC4F30">
      <w:start w:val="1"/>
      <w:numFmt w:val="lowerRoman"/>
      <w:lvlText w:val="(%1)"/>
      <w:lvlJc w:val="left"/>
      <w:pPr>
        <w:ind w:left="2880" w:hanging="72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nsid w:val="5B715886"/>
    <w:multiLevelType w:val="hybridMultilevel"/>
    <w:tmpl w:val="C748C2E6"/>
    <w:lvl w:ilvl="0" w:tplc="C606866E">
      <w:start w:val="1"/>
      <w:numFmt w:val="decimal"/>
      <w:lvlText w:val="%1."/>
      <w:lvlJc w:val="left"/>
      <w:pPr>
        <w:ind w:left="720" w:hanging="360"/>
      </w:pPr>
      <w:rPr>
        <w:rFonts w:ascii="Cambria" w:hAnsi="Cambria" w:hint="default"/>
        <w:b/>
        <w:i w:val="0"/>
        <w:sz w:val="28"/>
        <w:u w:color="548DD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D76406B"/>
    <w:multiLevelType w:val="hybridMultilevel"/>
    <w:tmpl w:val="262EF9DC"/>
    <w:lvl w:ilvl="0" w:tplc="0AD8424E">
      <w:start w:val="17"/>
      <w:numFmt w:val="bullet"/>
      <w:lvlText w:val="-"/>
      <w:lvlJc w:val="left"/>
      <w:pPr>
        <w:ind w:left="720" w:hanging="360"/>
      </w:pPr>
      <w:rPr>
        <w:rFonts w:ascii="Calibri" w:eastAsia="MS Mincho"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nsid w:val="75A62785"/>
    <w:multiLevelType w:val="hybridMultilevel"/>
    <w:tmpl w:val="A7C24F6A"/>
    <w:lvl w:ilvl="0" w:tplc="6190662E">
      <w:start w:val="1"/>
      <w:numFmt w:val="bullet"/>
      <w:lvlText w:val="-"/>
      <w:lvlJc w:val="left"/>
      <w:pPr>
        <w:ind w:left="360" w:hanging="360"/>
      </w:pPr>
      <w:rPr>
        <w:rFonts w:ascii="Calibri" w:eastAsia="MS Mincho" w:hAnsi="Calibri"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78CD2C11"/>
    <w:multiLevelType w:val="multilevel"/>
    <w:tmpl w:val="7CAC3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3"/>
    <w:lvlOverride w:ilvl="0">
      <w:startOverride w:val="1"/>
    </w:lvlOverride>
  </w:num>
  <w:num w:numId="3">
    <w:abstractNumId w:val="13"/>
  </w:num>
  <w:num w:numId="4">
    <w:abstractNumId w:val="13"/>
  </w:num>
  <w:num w:numId="5">
    <w:abstractNumId w:val="0"/>
  </w:num>
  <w:num w:numId="6">
    <w:abstractNumId w:val="2"/>
  </w:num>
  <w:num w:numId="7">
    <w:abstractNumId w:val="16"/>
  </w:num>
  <w:num w:numId="8">
    <w:abstractNumId w:val="9"/>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3"/>
  </w:num>
  <w:num w:numId="12">
    <w:abstractNumId w:val="15"/>
  </w:num>
  <w:num w:numId="13">
    <w:abstractNumId w:val="5"/>
  </w:num>
  <w:num w:numId="14">
    <w:abstractNumId w:val="11"/>
  </w:num>
  <w:num w:numId="15">
    <w:abstractNumId w:val="1"/>
  </w:num>
  <w:num w:numId="16">
    <w:abstractNumId w:val="7"/>
  </w:num>
  <w:num w:numId="17">
    <w:abstractNumId w:val="4"/>
  </w:num>
  <w:num w:numId="18">
    <w:abstractNumId w:val="1"/>
  </w:num>
  <w:num w:numId="19">
    <w:abstractNumId w:val="14"/>
  </w:num>
  <w:num w:numId="20">
    <w:abstractNumId w:val="12"/>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69F"/>
    <w:rsid w:val="000016A3"/>
    <w:rsid w:val="00016BEB"/>
    <w:rsid w:val="00032D06"/>
    <w:rsid w:val="000450E1"/>
    <w:rsid w:val="00063F15"/>
    <w:rsid w:val="00066E71"/>
    <w:rsid w:val="00083D65"/>
    <w:rsid w:val="000A238A"/>
    <w:rsid w:val="000A2DEE"/>
    <w:rsid w:val="000D42C6"/>
    <w:rsid w:val="000D53DF"/>
    <w:rsid w:val="000E7A11"/>
    <w:rsid w:val="0011473D"/>
    <w:rsid w:val="00130392"/>
    <w:rsid w:val="0013213E"/>
    <w:rsid w:val="0013723E"/>
    <w:rsid w:val="00142C79"/>
    <w:rsid w:val="001501A2"/>
    <w:rsid w:val="0016466D"/>
    <w:rsid w:val="0017594E"/>
    <w:rsid w:val="00176565"/>
    <w:rsid w:val="001842BE"/>
    <w:rsid w:val="00184343"/>
    <w:rsid w:val="00190566"/>
    <w:rsid w:val="001A2607"/>
    <w:rsid w:val="001C78A3"/>
    <w:rsid w:val="001E1599"/>
    <w:rsid w:val="001E3103"/>
    <w:rsid w:val="001F4295"/>
    <w:rsid w:val="002052C5"/>
    <w:rsid w:val="00206144"/>
    <w:rsid w:val="00221C96"/>
    <w:rsid w:val="002257F7"/>
    <w:rsid w:val="00226117"/>
    <w:rsid w:val="00230815"/>
    <w:rsid w:val="00256CCE"/>
    <w:rsid w:val="0026781D"/>
    <w:rsid w:val="00282B78"/>
    <w:rsid w:val="0029662F"/>
    <w:rsid w:val="002A022A"/>
    <w:rsid w:val="002A52FD"/>
    <w:rsid w:val="002B7B36"/>
    <w:rsid w:val="002C0F84"/>
    <w:rsid w:val="002C4112"/>
    <w:rsid w:val="002C6E09"/>
    <w:rsid w:val="002C7D0B"/>
    <w:rsid w:val="002D6B4E"/>
    <w:rsid w:val="00330E96"/>
    <w:rsid w:val="00355C16"/>
    <w:rsid w:val="00364571"/>
    <w:rsid w:val="00372E45"/>
    <w:rsid w:val="003810E4"/>
    <w:rsid w:val="00387A70"/>
    <w:rsid w:val="00387E18"/>
    <w:rsid w:val="00393C5B"/>
    <w:rsid w:val="003A53F3"/>
    <w:rsid w:val="003B7D80"/>
    <w:rsid w:val="003C2698"/>
    <w:rsid w:val="003C62FD"/>
    <w:rsid w:val="003D0C4E"/>
    <w:rsid w:val="004231FF"/>
    <w:rsid w:val="00436A7E"/>
    <w:rsid w:val="004446C9"/>
    <w:rsid w:val="00466968"/>
    <w:rsid w:val="00472C34"/>
    <w:rsid w:val="004737D8"/>
    <w:rsid w:val="00485A5E"/>
    <w:rsid w:val="00490FE0"/>
    <w:rsid w:val="00497942"/>
    <w:rsid w:val="004A200E"/>
    <w:rsid w:val="004A294B"/>
    <w:rsid w:val="004A4B2B"/>
    <w:rsid w:val="004C0318"/>
    <w:rsid w:val="004F0A20"/>
    <w:rsid w:val="00503F26"/>
    <w:rsid w:val="00520084"/>
    <w:rsid w:val="0053126C"/>
    <w:rsid w:val="00553A0B"/>
    <w:rsid w:val="005541BB"/>
    <w:rsid w:val="00554EDE"/>
    <w:rsid w:val="005670D9"/>
    <w:rsid w:val="00585BF1"/>
    <w:rsid w:val="00591BBC"/>
    <w:rsid w:val="0059365C"/>
    <w:rsid w:val="005B23EF"/>
    <w:rsid w:val="005D0C8C"/>
    <w:rsid w:val="005E3DCD"/>
    <w:rsid w:val="005F5E6A"/>
    <w:rsid w:val="00633662"/>
    <w:rsid w:val="006420E5"/>
    <w:rsid w:val="0065258E"/>
    <w:rsid w:val="006528E6"/>
    <w:rsid w:val="0065333A"/>
    <w:rsid w:val="006818B1"/>
    <w:rsid w:val="006847B0"/>
    <w:rsid w:val="0068532A"/>
    <w:rsid w:val="006923B6"/>
    <w:rsid w:val="006928BB"/>
    <w:rsid w:val="00697B94"/>
    <w:rsid w:val="006A1949"/>
    <w:rsid w:val="006C107E"/>
    <w:rsid w:val="006C208F"/>
    <w:rsid w:val="006C4D51"/>
    <w:rsid w:val="006D3FFF"/>
    <w:rsid w:val="006E0334"/>
    <w:rsid w:val="006E254A"/>
    <w:rsid w:val="007044F1"/>
    <w:rsid w:val="00713F84"/>
    <w:rsid w:val="0071593E"/>
    <w:rsid w:val="007240A7"/>
    <w:rsid w:val="00763B48"/>
    <w:rsid w:val="00781C85"/>
    <w:rsid w:val="00794F7C"/>
    <w:rsid w:val="00797063"/>
    <w:rsid w:val="007B34B9"/>
    <w:rsid w:val="007B69E4"/>
    <w:rsid w:val="007C3CC4"/>
    <w:rsid w:val="007C6561"/>
    <w:rsid w:val="007D1420"/>
    <w:rsid w:val="007F57E9"/>
    <w:rsid w:val="008251E2"/>
    <w:rsid w:val="00837DDA"/>
    <w:rsid w:val="0085769F"/>
    <w:rsid w:val="008613B4"/>
    <w:rsid w:val="008663DB"/>
    <w:rsid w:val="008767FD"/>
    <w:rsid w:val="00881665"/>
    <w:rsid w:val="008A0EE7"/>
    <w:rsid w:val="008A14BF"/>
    <w:rsid w:val="008C4F8C"/>
    <w:rsid w:val="008D5815"/>
    <w:rsid w:val="008F62FB"/>
    <w:rsid w:val="008F73B5"/>
    <w:rsid w:val="008F742E"/>
    <w:rsid w:val="00903A0D"/>
    <w:rsid w:val="00903F4A"/>
    <w:rsid w:val="00916ED6"/>
    <w:rsid w:val="009422C3"/>
    <w:rsid w:val="009460F6"/>
    <w:rsid w:val="009546F8"/>
    <w:rsid w:val="009564BF"/>
    <w:rsid w:val="00966C9B"/>
    <w:rsid w:val="00972F0C"/>
    <w:rsid w:val="00974B9D"/>
    <w:rsid w:val="009765A5"/>
    <w:rsid w:val="009A5D5F"/>
    <w:rsid w:val="009B5E09"/>
    <w:rsid w:val="009C1677"/>
    <w:rsid w:val="009D2149"/>
    <w:rsid w:val="009D59BF"/>
    <w:rsid w:val="009E7206"/>
    <w:rsid w:val="009F3DE4"/>
    <w:rsid w:val="00A026B1"/>
    <w:rsid w:val="00A266C1"/>
    <w:rsid w:val="00A364D9"/>
    <w:rsid w:val="00A717F7"/>
    <w:rsid w:val="00A95076"/>
    <w:rsid w:val="00AB4642"/>
    <w:rsid w:val="00AB679C"/>
    <w:rsid w:val="00AC01EB"/>
    <w:rsid w:val="00AD0DB1"/>
    <w:rsid w:val="00AD2D82"/>
    <w:rsid w:val="00AE7C11"/>
    <w:rsid w:val="00AF33E8"/>
    <w:rsid w:val="00AF4122"/>
    <w:rsid w:val="00AF6F3E"/>
    <w:rsid w:val="00B0461D"/>
    <w:rsid w:val="00B26B17"/>
    <w:rsid w:val="00B3235F"/>
    <w:rsid w:val="00B3599F"/>
    <w:rsid w:val="00B451B1"/>
    <w:rsid w:val="00B502F2"/>
    <w:rsid w:val="00B51B20"/>
    <w:rsid w:val="00B6188B"/>
    <w:rsid w:val="00B7412D"/>
    <w:rsid w:val="00BA39BA"/>
    <w:rsid w:val="00BD3849"/>
    <w:rsid w:val="00BD573E"/>
    <w:rsid w:val="00C26B36"/>
    <w:rsid w:val="00C46FD0"/>
    <w:rsid w:val="00C55F6A"/>
    <w:rsid w:val="00C62B41"/>
    <w:rsid w:val="00C72B57"/>
    <w:rsid w:val="00C97827"/>
    <w:rsid w:val="00CB258F"/>
    <w:rsid w:val="00CB4A8E"/>
    <w:rsid w:val="00CB6D41"/>
    <w:rsid w:val="00CB7D2A"/>
    <w:rsid w:val="00CC2595"/>
    <w:rsid w:val="00CD2096"/>
    <w:rsid w:val="00CD3D11"/>
    <w:rsid w:val="00CE361B"/>
    <w:rsid w:val="00CF4C14"/>
    <w:rsid w:val="00D02E3B"/>
    <w:rsid w:val="00D16016"/>
    <w:rsid w:val="00D17553"/>
    <w:rsid w:val="00D20D5A"/>
    <w:rsid w:val="00D675ED"/>
    <w:rsid w:val="00D67F10"/>
    <w:rsid w:val="00D73885"/>
    <w:rsid w:val="00D76925"/>
    <w:rsid w:val="00D949B3"/>
    <w:rsid w:val="00DA14C3"/>
    <w:rsid w:val="00DA76DE"/>
    <w:rsid w:val="00DD2DF7"/>
    <w:rsid w:val="00DF2E43"/>
    <w:rsid w:val="00E305C6"/>
    <w:rsid w:val="00E31211"/>
    <w:rsid w:val="00E43B6D"/>
    <w:rsid w:val="00E61C20"/>
    <w:rsid w:val="00E65D7E"/>
    <w:rsid w:val="00E93E85"/>
    <w:rsid w:val="00EA27FC"/>
    <w:rsid w:val="00EB266D"/>
    <w:rsid w:val="00EC1FA0"/>
    <w:rsid w:val="00ED088A"/>
    <w:rsid w:val="00ED41A1"/>
    <w:rsid w:val="00EF30C1"/>
    <w:rsid w:val="00EF4BBB"/>
    <w:rsid w:val="00F12D8F"/>
    <w:rsid w:val="00F21AEA"/>
    <w:rsid w:val="00F351B8"/>
    <w:rsid w:val="00F47163"/>
    <w:rsid w:val="00F50B45"/>
    <w:rsid w:val="00F52382"/>
    <w:rsid w:val="00F5676F"/>
    <w:rsid w:val="00F9040F"/>
    <w:rsid w:val="00F95B0D"/>
    <w:rsid w:val="00FA393A"/>
    <w:rsid w:val="00FC6266"/>
    <w:rsid w:val="00FC7FD0"/>
    <w:rsid w:val="00FF4930"/>
    <w:rsid w:val="00FF7E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DA14C3"/>
    <w:pPr>
      <w:keepNext/>
      <w:keepLines/>
      <w:numPr>
        <w:numId w:val="8"/>
      </w:numPr>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autoRedefine/>
    <w:uiPriority w:val="9"/>
    <w:unhideWhenUsed/>
    <w:qFormat/>
    <w:rsid w:val="00DA14C3"/>
    <w:pPr>
      <w:keepNext/>
      <w:keepLines/>
      <w:numPr>
        <w:ilvl w:val="1"/>
        <w:numId w:val="8"/>
      </w:numPr>
      <w:spacing w:before="200" w:after="0"/>
      <w:outlineLvl w:val="1"/>
    </w:pPr>
    <w:rPr>
      <w:rFonts w:ascii="Cambria" w:eastAsia="MS Gothic" w:hAnsi="Cambria"/>
      <w:b/>
      <w:bCs/>
      <w:color w:val="4F81BD"/>
      <w:sz w:val="24"/>
      <w:szCs w:val="26"/>
    </w:rPr>
  </w:style>
  <w:style w:type="paragraph" w:styleId="Heading3">
    <w:name w:val="heading 3"/>
    <w:basedOn w:val="Normal"/>
    <w:next w:val="Normal"/>
    <w:link w:val="Heading3Char"/>
    <w:uiPriority w:val="9"/>
    <w:unhideWhenUsed/>
    <w:qFormat/>
    <w:rsid w:val="00DA14C3"/>
    <w:pPr>
      <w:keepNext/>
      <w:keepLines/>
      <w:numPr>
        <w:ilvl w:val="2"/>
        <w:numId w:val="8"/>
      </w:numPr>
      <w:spacing w:before="200" w:after="0"/>
      <w:outlineLvl w:val="2"/>
    </w:pPr>
    <w:rPr>
      <w:rFonts w:ascii="Cambria" w:eastAsia="MS Gothic" w:hAnsi="Cambria"/>
      <w:b/>
      <w:bCs/>
      <w:color w:val="4F81BD"/>
    </w:rPr>
  </w:style>
  <w:style w:type="paragraph" w:styleId="Heading4">
    <w:name w:val="heading 4"/>
    <w:basedOn w:val="Normal"/>
    <w:next w:val="Normal"/>
    <w:link w:val="Heading4Char"/>
    <w:uiPriority w:val="9"/>
    <w:unhideWhenUsed/>
    <w:qFormat/>
    <w:rsid w:val="00DA14C3"/>
    <w:pPr>
      <w:keepNext/>
      <w:keepLines/>
      <w:numPr>
        <w:ilvl w:val="3"/>
        <w:numId w:val="8"/>
      </w:numPr>
      <w:spacing w:before="200" w:after="0"/>
      <w:outlineLvl w:val="3"/>
    </w:pPr>
    <w:rPr>
      <w:rFonts w:ascii="Cambria" w:eastAsia="MS Gothic" w:hAnsi="Cambria"/>
      <w:b/>
      <w:bCs/>
      <w:i/>
      <w:iCs/>
      <w:color w:val="4F81BD"/>
    </w:rPr>
  </w:style>
  <w:style w:type="paragraph" w:styleId="Heading5">
    <w:name w:val="heading 5"/>
    <w:basedOn w:val="Normal"/>
    <w:next w:val="Normal"/>
    <w:link w:val="Heading5Char"/>
    <w:uiPriority w:val="9"/>
    <w:semiHidden/>
    <w:unhideWhenUsed/>
    <w:qFormat/>
    <w:rsid w:val="00DA14C3"/>
    <w:pPr>
      <w:keepNext/>
      <w:keepLines/>
      <w:numPr>
        <w:ilvl w:val="4"/>
        <w:numId w:val="8"/>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DA14C3"/>
    <w:pPr>
      <w:keepNext/>
      <w:keepLines/>
      <w:numPr>
        <w:ilvl w:val="5"/>
        <w:numId w:val="8"/>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DA14C3"/>
    <w:pPr>
      <w:keepNext/>
      <w:keepLines/>
      <w:numPr>
        <w:ilvl w:val="6"/>
        <w:numId w:val="8"/>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DA14C3"/>
    <w:pPr>
      <w:keepNext/>
      <w:keepLines/>
      <w:numPr>
        <w:ilvl w:val="7"/>
        <w:numId w:val="8"/>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semiHidden/>
    <w:unhideWhenUsed/>
    <w:qFormat/>
    <w:rsid w:val="00DA14C3"/>
    <w:pPr>
      <w:keepNext/>
      <w:keepLines/>
      <w:numPr>
        <w:ilvl w:val="8"/>
        <w:numId w:val="8"/>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6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769F"/>
  </w:style>
  <w:style w:type="paragraph" w:styleId="Footer">
    <w:name w:val="footer"/>
    <w:basedOn w:val="Normal"/>
    <w:link w:val="FooterChar"/>
    <w:uiPriority w:val="99"/>
    <w:unhideWhenUsed/>
    <w:rsid w:val="008576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769F"/>
  </w:style>
  <w:style w:type="paragraph" w:styleId="BalloonText">
    <w:name w:val="Balloon Text"/>
    <w:basedOn w:val="Normal"/>
    <w:link w:val="BalloonTextChar"/>
    <w:uiPriority w:val="99"/>
    <w:semiHidden/>
    <w:unhideWhenUsed/>
    <w:rsid w:val="006C208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C208F"/>
    <w:rPr>
      <w:rFonts w:ascii="Tahoma" w:hAnsi="Tahoma" w:cs="Tahoma"/>
      <w:sz w:val="16"/>
      <w:szCs w:val="16"/>
    </w:rPr>
  </w:style>
  <w:style w:type="table" w:styleId="TableGrid">
    <w:name w:val="Table Grid"/>
    <w:basedOn w:val="TableNormal"/>
    <w:uiPriority w:val="59"/>
    <w:rsid w:val="00DF2E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DA14C3"/>
    <w:rPr>
      <w:rFonts w:ascii="Cambria" w:eastAsia="MS Gothic" w:hAnsi="Cambria" w:cs="Times New Roman"/>
      <w:b/>
      <w:bCs/>
      <w:color w:val="365F91"/>
      <w:sz w:val="28"/>
      <w:szCs w:val="28"/>
    </w:rPr>
  </w:style>
  <w:style w:type="paragraph" w:styleId="TOCHeading">
    <w:name w:val="TOC Heading"/>
    <w:basedOn w:val="Heading1"/>
    <w:next w:val="Normal"/>
    <w:uiPriority w:val="39"/>
    <w:semiHidden/>
    <w:unhideWhenUsed/>
    <w:qFormat/>
    <w:rsid w:val="000450E1"/>
    <w:pPr>
      <w:outlineLvl w:val="9"/>
    </w:pPr>
    <w:rPr>
      <w:lang w:val="en-US" w:eastAsia="ja-JP"/>
    </w:rPr>
  </w:style>
  <w:style w:type="paragraph" w:styleId="TOC1">
    <w:name w:val="toc 1"/>
    <w:basedOn w:val="Normal"/>
    <w:next w:val="Normal"/>
    <w:autoRedefine/>
    <w:uiPriority w:val="39"/>
    <w:unhideWhenUsed/>
    <w:rsid w:val="000D53DF"/>
    <w:pPr>
      <w:tabs>
        <w:tab w:val="left" w:pos="440"/>
        <w:tab w:val="right" w:leader="dot" w:pos="9237"/>
      </w:tabs>
      <w:spacing w:after="0"/>
    </w:pPr>
  </w:style>
  <w:style w:type="character" w:styleId="Hyperlink">
    <w:name w:val="Hyperlink"/>
    <w:uiPriority w:val="99"/>
    <w:unhideWhenUsed/>
    <w:rsid w:val="000450E1"/>
    <w:rPr>
      <w:color w:val="0000FF"/>
      <w:u w:val="single"/>
    </w:rPr>
  </w:style>
  <w:style w:type="paragraph" w:styleId="FootnoteText">
    <w:name w:val="footnote text"/>
    <w:basedOn w:val="Normal"/>
    <w:link w:val="FootnoteTextChar"/>
    <w:uiPriority w:val="99"/>
    <w:semiHidden/>
    <w:unhideWhenUsed/>
    <w:rsid w:val="00ED41A1"/>
    <w:pPr>
      <w:spacing w:after="0" w:line="240" w:lineRule="auto"/>
    </w:pPr>
    <w:rPr>
      <w:sz w:val="20"/>
      <w:szCs w:val="20"/>
    </w:rPr>
  </w:style>
  <w:style w:type="character" w:customStyle="1" w:styleId="FootnoteTextChar">
    <w:name w:val="Footnote Text Char"/>
    <w:link w:val="FootnoteText"/>
    <w:uiPriority w:val="99"/>
    <w:semiHidden/>
    <w:rsid w:val="00ED41A1"/>
    <w:rPr>
      <w:sz w:val="20"/>
      <w:szCs w:val="20"/>
    </w:rPr>
  </w:style>
  <w:style w:type="character" w:styleId="FootnoteReference">
    <w:name w:val="footnote reference"/>
    <w:uiPriority w:val="99"/>
    <w:semiHidden/>
    <w:unhideWhenUsed/>
    <w:rsid w:val="00ED41A1"/>
    <w:rPr>
      <w:vertAlign w:val="superscript"/>
    </w:rPr>
  </w:style>
  <w:style w:type="paragraph" w:styleId="ListParagraph">
    <w:name w:val="List Paragraph"/>
    <w:basedOn w:val="Normal"/>
    <w:uiPriority w:val="34"/>
    <w:qFormat/>
    <w:rsid w:val="003810E4"/>
    <w:pPr>
      <w:ind w:left="720"/>
      <w:contextualSpacing/>
    </w:pPr>
  </w:style>
  <w:style w:type="character" w:customStyle="1" w:styleId="Heading2Char">
    <w:name w:val="Heading 2 Char"/>
    <w:link w:val="Heading2"/>
    <w:uiPriority w:val="9"/>
    <w:rsid w:val="00DA14C3"/>
    <w:rPr>
      <w:rFonts w:ascii="Cambria" w:eastAsia="MS Gothic" w:hAnsi="Cambria" w:cs="Times New Roman"/>
      <w:b/>
      <w:bCs/>
      <w:color w:val="4F81BD"/>
      <w:sz w:val="24"/>
      <w:szCs w:val="26"/>
    </w:rPr>
  </w:style>
  <w:style w:type="character" w:customStyle="1" w:styleId="Heading3Char">
    <w:name w:val="Heading 3 Char"/>
    <w:link w:val="Heading3"/>
    <w:uiPriority w:val="9"/>
    <w:rsid w:val="00DA14C3"/>
    <w:rPr>
      <w:rFonts w:ascii="Cambria" w:eastAsia="MS Gothic" w:hAnsi="Cambria" w:cs="Times New Roman"/>
      <w:b/>
      <w:bCs/>
      <w:color w:val="4F81BD"/>
    </w:rPr>
  </w:style>
  <w:style w:type="character" w:customStyle="1" w:styleId="Heading4Char">
    <w:name w:val="Heading 4 Char"/>
    <w:link w:val="Heading4"/>
    <w:uiPriority w:val="9"/>
    <w:rsid w:val="00DA14C3"/>
    <w:rPr>
      <w:rFonts w:ascii="Cambria" w:eastAsia="MS Gothic" w:hAnsi="Cambria" w:cs="Times New Roman"/>
      <w:b/>
      <w:bCs/>
      <w:i/>
      <w:iCs/>
      <w:color w:val="4F81BD"/>
    </w:rPr>
  </w:style>
  <w:style w:type="character" w:customStyle="1" w:styleId="Heading5Char">
    <w:name w:val="Heading 5 Char"/>
    <w:link w:val="Heading5"/>
    <w:uiPriority w:val="9"/>
    <w:semiHidden/>
    <w:rsid w:val="00DA14C3"/>
    <w:rPr>
      <w:rFonts w:ascii="Cambria" w:eastAsia="MS Gothic" w:hAnsi="Cambria" w:cs="Times New Roman"/>
      <w:color w:val="243F60"/>
    </w:rPr>
  </w:style>
  <w:style w:type="character" w:customStyle="1" w:styleId="Heading6Char">
    <w:name w:val="Heading 6 Char"/>
    <w:link w:val="Heading6"/>
    <w:uiPriority w:val="9"/>
    <w:semiHidden/>
    <w:rsid w:val="00DA14C3"/>
    <w:rPr>
      <w:rFonts w:ascii="Cambria" w:eastAsia="MS Gothic" w:hAnsi="Cambria" w:cs="Times New Roman"/>
      <w:i/>
      <w:iCs/>
      <w:color w:val="243F60"/>
    </w:rPr>
  </w:style>
  <w:style w:type="character" w:customStyle="1" w:styleId="Heading7Char">
    <w:name w:val="Heading 7 Char"/>
    <w:link w:val="Heading7"/>
    <w:uiPriority w:val="9"/>
    <w:semiHidden/>
    <w:rsid w:val="00DA14C3"/>
    <w:rPr>
      <w:rFonts w:ascii="Cambria" w:eastAsia="MS Gothic" w:hAnsi="Cambria" w:cs="Times New Roman"/>
      <w:i/>
      <w:iCs/>
      <w:color w:val="404040"/>
    </w:rPr>
  </w:style>
  <w:style w:type="character" w:customStyle="1" w:styleId="Heading8Char">
    <w:name w:val="Heading 8 Char"/>
    <w:link w:val="Heading8"/>
    <w:uiPriority w:val="9"/>
    <w:semiHidden/>
    <w:rsid w:val="00DA14C3"/>
    <w:rPr>
      <w:rFonts w:ascii="Cambria" w:eastAsia="MS Gothic" w:hAnsi="Cambria" w:cs="Times New Roman"/>
      <w:color w:val="404040"/>
      <w:sz w:val="20"/>
      <w:szCs w:val="20"/>
    </w:rPr>
  </w:style>
  <w:style w:type="character" w:customStyle="1" w:styleId="Heading9Char">
    <w:name w:val="Heading 9 Char"/>
    <w:link w:val="Heading9"/>
    <w:uiPriority w:val="9"/>
    <w:semiHidden/>
    <w:rsid w:val="00DA14C3"/>
    <w:rPr>
      <w:rFonts w:ascii="Cambria" w:eastAsia="MS Gothic" w:hAnsi="Cambria" w:cs="Times New Roman"/>
      <w:i/>
      <w:iCs/>
      <w:color w:val="404040"/>
      <w:sz w:val="20"/>
      <w:szCs w:val="20"/>
    </w:rPr>
  </w:style>
  <w:style w:type="paragraph" w:styleId="Title">
    <w:name w:val="Title"/>
    <w:basedOn w:val="Normal"/>
    <w:next w:val="Normal"/>
    <w:link w:val="TitleChar"/>
    <w:uiPriority w:val="10"/>
    <w:rsid w:val="00DA14C3"/>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DA14C3"/>
    <w:rPr>
      <w:rFonts w:ascii="Cambria" w:eastAsia="MS Gothic" w:hAnsi="Cambria" w:cs="Times New Roman"/>
      <w:color w:val="17365D"/>
      <w:spacing w:val="5"/>
      <w:kern w:val="28"/>
      <w:sz w:val="52"/>
      <w:szCs w:val="52"/>
    </w:rPr>
  </w:style>
  <w:style w:type="paragraph" w:styleId="TOC2">
    <w:name w:val="toc 2"/>
    <w:basedOn w:val="Normal"/>
    <w:next w:val="Normal"/>
    <w:autoRedefine/>
    <w:uiPriority w:val="39"/>
    <w:unhideWhenUsed/>
    <w:rsid w:val="008D5815"/>
    <w:pPr>
      <w:ind w:left="220"/>
    </w:pPr>
  </w:style>
  <w:style w:type="character" w:styleId="CommentReference">
    <w:name w:val="annotation reference"/>
    <w:uiPriority w:val="99"/>
    <w:semiHidden/>
    <w:unhideWhenUsed/>
    <w:rsid w:val="003C2698"/>
    <w:rPr>
      <w:sz w:val="16"/>
      <w:szCs w:val="16"/>
    </w:rPr>
  </w:style>
  <w:style w:type="paragraph" w:styleId="CommentText">
    <w:name w:val="annotation text"/>
    <w:basedOn w:val="Normal"/>
    <w:link w:val="CommentTextChar"/>
    <w:uiPriority w:val="99"/>
    <w:semiHidden/>
    <w:unhideWhenUsed/>
    <w:rsid w:val="003C2698"/>
    <w:rPr>
      <w:sz w:val="20"/>
      <w:szCs w:val="20"/>
    </w:rPr>
  </w:style>
  <w:style w:type="character" w:customStyle="1" w:styleId="CommentTextChar">
    <w:name w:val="Comment Text Char"/>
    <w:link w:val="CommentText"/>
    <w:uiPriority w:val="99"/>
    <w:semiHidden/>
    <w:rsid w:val="003C2698"/>
    <w:rPr>
      <w:lang w:eastAsia="en-US"/>
    </w:rPr>
  </w:style>
  <w:style w:type="paragraph" w:styleId="CommentSubject">
    <w:name w:val="annotation subject"/>
    <w:basedOn w:val="CommentText"/>
    <w:next w:val="CommentText"/>
    <w:link w:val="CommentSubjectChar"/>
    <w:uiPriority w:val="99"/>
    <w:semiHidden/>
    <w:unhideWhenUsed/>
    <w:rsid w:val="003C2698"/>
    <w:rPr>
      <w:b/>
      <w:bCs/>
    </w:rPr>
  </w:style>
  <w:style w:type="character" w:customStyle="1" w:styleId="CommentSubjectChar">
    <w:name w:val="Comment Subject Char"/>
    <w:link w:val="CommentSubject"/>
    <w:uiPriority w:val="99"/>
    <w:semiHidden/>
    <w:rsid w:val="003C2698"/>
    <w:rPr>
      <w:b/>
      <w:bCs/>
      <w:lang w:eastAsia="en-US"/>
    </w:rPr>
  </w:style>
  <w:style w:type="character" w:customStyle="1" w:styleId="discreet">
    <w:name w:val="discreet"/>
    <w:rsid w:val="004A200E"/>
  </w:style>
  <w:style w:type="character" w:customStyle="1" w:styleId="apple-converted-space">
    <w:name w:val="apple-converted-space"/>
    <w:rsid w:val="00E65D7E"/>
  </w:style>
  <w:style w:type="paragraph" w:styleId="Caption">
    <w:name w:val="caption"/>
    <w:basedOn w:val="Normal"/>
    <w:next w:val="Normal"/>
    <w:uiPriority w:val="35"/>
    <w:unhideWhenUsed/>
    <w:qFormat/>
    <w:rsid w:val="000D42C6"/>
    <w:rPr>
      <w:b/>
      <w:bCs/>
      <w:sz w:val="20"/>
      <w:szCs w:val="20"/>
    </w:rPr>
  </w:style>
  <w:style w:type="paragraph" w:styleId="NormalWeb">
    <w:name w:val="Normal (Web)"/>
    <w:basedOn w:val="Normal"/>
    <w:uiPriority w:val="99"/>
    <w:semiHidden/>
    <w:unhideWhenUsed/>
    <w:rsid w:val="00063F15"/>
    <w:pPr>
      <w:spacing w:before="100" w:beforeAutospacing="1" w:after="100" w:afterAutospacing="1" w:line="240" w:lineRule="auto"/>
    </w:pPr>
    <w:rPr>
      <w:rFonts w:ascii="Times New Roman" w:eastAsia="Times New Roman" w:hAnsi="Times New Roman"/>
      <w:sz w:val="24"/>
      <w:szCs w:val="24"/>
      <w:lang w:eastAsia="ja-JP"/>
    </w:rPr>
  </w:style>
  <w:style w:type="character" w:styleId="PlaceholderText">
    <w:name w:val="Placeholder Text"/>
    <w:basedOn w:val="DefaultParagraphFont"/>
    <w:uiPriority w:val="99"/>
    <w:semiHidden/>
    <w:rsid w:val="00C46FD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DA14C3"/>
    <w:pPr>
      <w:keepNext/>
      <w:keepLines/>
      <w:numPr>
        <w:numId w:val="8"/>
      </w:numPr>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autoRedefine/>
    <w:uiPriority w:val="9"/>
    <w:unhideWhenUsed/>
    <w:qFormat/>
    <w:rsid w:val="00DA14C3"/>
    <w:pPr>
      <w:keepNext/>
      <w:keepLines/>
      <w:numPr>
        <w:ilvl w:val="1"/>
        <w:numId w:val="8"/>
      </w:numPr>
      <w:spacing w:before="200" w:after="0"/>
      <w:outlineLvl w:val="1"/>
    </w:pPr>
    <w:rPr>
      <w:rFonts w:ascii="Cambria" w:eastAsia="MS Gothic" w:hAnsi="Cambria"/>
      <w:b/>
      <w:bCs/>
      <w:color w:val="4F81BD"/>
      <w:sz w:val="24"/>
      <w:szCs w:val="26"/>
    </w:rPr>
  </w:style>
  <w:style w:type="paragraph" w:styleId="Heading3">
    <w:name w:val="heading 3"/>
    <w:basedOn w:val="Normal"/>
    <w:next w:val="Normal"/>
    <w:link w:val="Heading3Char"/>
    <w:uiPriority w:val="9"/>
    <w:unhideWhenUsed/>
    <w:qFormat/>
    <w:rsid w:val="00DA14C3"/>
    <w:pPr>
      <w:keepNext/>
      <w:keepLines/>
      <w:numPr>
        <w:ilvl w:val="2"/>
        <w:numId w:val="8"/>
      </w:numPr>
      <w:spacing w:before="200" w:after="0"/>
      <w:outlineLvl w:val="2"/>
    </w:pPr>
    <w:rPr>
      <w:rFonts w:ascii="Cambria" w:eastAsia="MS Gothic" w:hAnsi="Cambria"/>
      <w:b/>
      <w:bCs/>
      <w:color w:val="4F81BD"/>
    </w:rPr>
  </w:style>
  <w:style w:type="paragraph" w:styleId="Heading4">
    <w:name w:val="heading 4"/>
    <w:basedOn w:val="Normal"/>
    <w:next w:val="Normal"/>
    <w:link w:val="Heading4Char"/>
    <w:uiPriority w:val="9"/>
    <w:unhideWhenUsed/>
    <w:qFormat/>
    <w:rsid w:val="00DA14C3"/>
    <w:pPr>
      <w:keepNext/>
      <w:keepLines/>
      <w:numPr>
        <w:ilvl w:val="3"/>
        <w:numId w:val="8"/>
      </w:numPr>
      <w:spacing w:before="200" w:after="0"/>
      <w:outlineLvl w:val="3"/>
    </w:pPr>
    <w:rPr>
      <w:rFonts w:ascii="Cambria" w:eastAsia="MS Gothic" w:hAnsi="Cambria"/>
      <w:b/>
      <w:bCs/>
      <w:i/>
      <w:iCs/>
      <w:color w:val="4F81BD"/>
    </w:rPr>
  </w:style>
  <w:style w:type="paragraph" w:styleId="Heading5">
    <w:name w:val="heading 5"/>
    <w:basedOn w:val="Normal"/>
    <w:next w:val="Normal"/>
    <w:link w:val="Heading5Char"/>
    <w:uiPriority w:val="9"/>
    <w:semiHidden/>
    <w:unhideWhenUsed/>
    <w:qFormat/>
    <w:rsid w:val="00DA14C3"/>
    <w:pPr>
      <w:keepNext/>
      <w:keepLines/>
      <w:numPr>
        <w:ilvl w:val="4"/>
        <w:numId w:val="8"/>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DA14C3"/>
    <w:pPr>
      <w:keepNext/>
      <w:keepLines/>
      <w:numPr>
        <w:ilvl w:val="5"/>
        <w:numId w:val="8"/>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DA14C3"/>
    <w:pPr>
      <w:keepNext/>
      <w:keepLines/>
      <w:numPr>
        <w:ilvl w:val="6"/>
        <w:numId w:val="8"/>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DA14C3"/>
    <w:pPr>
      <w:keepNext/>
      <w:keepLines/>
      <w:numPr>
        <w:ilvl w:val="7"/>
        <w:numId w:val="8"/>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semiHidden/>
    <w:unhideWhenUsed/>
    <w:qFormat/>
    <w:rsid w:val="00DA14C3"/>
    <w:pPr>
      <w:keepNext/>
      <w:keepLines/>
      <w:numPr>
        <w:ilvl w:val="8"/>
        <w:numId w:val="8"/>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6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769F"/>
  </w:style>
  <w:style w:type="paragraph" w:styleId="Footer">
    <w:name w:val="footer"/>
    <w:basedOn w:val="Normal"/>
    <w:link w:val="FooterChar"/>
    <w:uiPriority w:val="99"/>
    <w:unhideWhenUsed/>
    <w:rsid w:val="008576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769F"/>
  </w:style>
  <w:style w:type="paragraph" w:styleId="BalloonText">
    <w:name w:val="Balloon Text"/>
    <w:basedOn w:val="Normal"/>
    <w:link w:val="BalloonTextChar"/>
    <w:uiPriority w:val="99"/>
    <w:semiHidden/>
    <w:unhideWhenUsed/>
    <w:rsid w:val="006C208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C208F"/>
    <w:rPr>
      <w:rFonts w:ascii="Tahoma" w:hAnsi="Tahoma" w:cs="Tahoma"/>
      <w:sz w:val="16"/>
      <w:szCs w:val="16"/>
    </w:rPr>
  </w:style>
  <w:style w:type="table" w:styleId="TableGrid">
    <w:name w:val="Table Grid"/>
    <w:basedOn w:val="TableNormal"/>
    <w:uiPriority w:val="59"/>
    <w:rsid w:val="00DF2E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DA14C3"/>
    <w:rPr>
      <w:rFonts w:ascii="Cambria" w:eastAsia="MS Gothic" w:hAnsi="Cambria" w:cs="Times New Roman"/>
      <w:b/>
      <w:bCs/>
      <w:color w:val="365F91"/>
      <w:sz w:val="28"/>
      <w:szCs w:val="28"/>
    </w:rPr>
  </w:style>
  <w:style w:type="paragraph" w:styleId="TOCHeading">
    <w:name w:val="TOC Heading"/>
    <w:basedOn w:val="Heading1"/>
    <w:next w:val="Normal"/>
    <w:uiPriority w:val="39"/>
    <w:semiHidden/>
    <w:unhideWhenUsed/>
    <w:qFormat/>
    <w:rsid w:val="000450E1"/>
    <w:pPr>
      <w:outlineLvl w:val="9"/>
    </w:pPr>
    <w:rPr>
      <w:lang w:val="en-US" w:eastAsia="ja-JP"/>
    </w:rPr>
  </w:style>
  <w:style w:type="paragraph" w:styleId="TOC1">
    <w:name w:val="toc 1"/>
    <w:basedOn w:val="Normal"/>
    <w:next w:val="Normal"/>
    <w:autoRedefine/>
    <w:uiPriority w:val="39"/>
    <w:unhideWhenUsed/>
    <w:rsid w:val="000D53DF"/>
    <w:pPr>
      <w:tabs>
        <w:tab w:val="left" w:pos="440"/>
        <w:tab w:val="right" w:leader="dot" w:pos="9237"/>
      </w:tabs>
      <w:spacing w:after="0"/>
    </w:pPr>
  </w:style>
  <w:style w:type="character" w:styleId="Hyperlink">
    <w:name w:val="Hyperlink"/>
    <w:uiPriority w:val="99"/>
    <w:unhideWhenUsed/>
    <w:rsid w:val="000450E1"/>
    <w:rPr>
      <w:color w:val="0000FF"/>
      <w:u w:val="single"/>
    </w:rPr>
  </w:style>
  <w:style w:type="paragraph" w:styleId="FootnoteText">
    <w:name w:val="footnote text"/>
    <w:basedOn w:val="Normal"/>
    <w:link w:val="FootnoteTextChar"/>
    <w:uiPriority w:val="99"/>
    <w:semiHidden/>
    <w:unhideWhenUsed/>
    <w:rsid w:val="00ED41A1"/>
    <w:pPr>
      <w:spacing w:after="0" w:line="240" w:lineRule="auto"/>
    </w:pPr>
    <w:rPr>
      <w:sz w:val="20"/>
      <w:szCs w:val="20"/>
    </w:rPr>
  </w:style>
  <w:style w:type="character" w:customStyle="1" w:styleId="FootnoteTextChar">
    <w:name w:val="Footnote Text Char"/>
    <w:link w:val="FootnoteText"/>
    <w:uiPriority w:val="99"/>
    <w:semiHidden/>
    <w:rsid w:val="00ED41A1"/>
    <w:rPr>
      <w:sz w:val="20"/>
      <w:szCs w:val="20"/>
    </w:rPr>
  </w:style>
  <w:style w:type="character" w:styleId="FootnoteReference">
    <w:name w:val="footnote reference"/>
    <w:uiPriority w:val="99"/>
    <w:semiHidden/>
    <w:unhideWhenUsed/>
    <w:rsid w:val="00ED41A1"/>
    <w:rPr>
      <w:vertAlign w:val="superscript"/>
    </w:rPr>
  </w:style>
  <w:style w:type="paragraph" w:styleId="ListParagraph">
    <w:name w:val="List Paragraph"/>
    <w:basedOn w:val="Normal"/>
    <w:uiPriority w:val="34"/>
    <w:qFormat/>
    <w:rsid w:val="003810E4"/>
    <w:pPr>
      <w:ind w:left="720"/>
      <w:contextualSpacing/>
    </w:pPr>
  </w:style>
  <w:style w:type="character" w:customStyle="1" w:styleId="Heading2Char">
    <w:name w:val="Heading 2 Char"/>
    <w:link w:val="Heading2"/>
    <w:uiPriority w:val="9"/>
    <w:rsid w:val="00DA14C3"/>
    <w:rPr>
      <w:rFonts w:ascii="Cambria" w:eastAsia="MS Gothic" w:hAnsi="Cambria" w:cs="Times New Roman"/>
      <w:b/>
      <w:bCs/>
      <w:color w:val="4F81BD"/>
      <w:sz w:val="24"/>
      <w:szCs w:val="26"/>
    </w:rPr>
  </w:style>
  <w:style w:type="character" w:customStyle="1" w:styleId="Heading3Char">
    <w:name w:val="Heading 3 Char"/>
    <w:link w:val="Heading3"/>
    <w:uiPriority w:val="9"/>
    <w:rsid w:val="00DA14C3"/>
    <w:rPr>
      <w:rFonts w:ascii="Cambria" w:eastAsia="MS Gothic" w:hAnsi="Cambria" w:cs="Times New Roman"/>
      <w:b/>
      <w:bCs/>
      <w:color w:val="4F81BD"/>
    </w:rPr>
  </w:style>
  <w:style w:type="character" w:customStyle="1" w:styleId="Heading4Char">
    <w:name w:val="Heading 4 Char"/>
    <w:link w:val="Heading4"/>
    <w:uiPriority w:val="9"/>
    <w:rsid w:val="00DA14C3"/>
    <w:rPr>
      <w:rFonts w:ascii="Cambria" w:eastAsia="MS Gothic" w:hAnsi="Cambria" w:cs="Times New Roman"/>
      <w:b/>
      <w:bCs/>
      <w:i/>
      <w:iCs/>
      <w:color w:val="4F81BD"/>
    </w:rPr>
  </w:style>
  <w:style w:type="character" w:customStyle="1" w:styleId="Heading5Char">
    <w:name w:val="Heading 5 Char"/>
    <w:link w:val="Heading5"/>
    <w:uiPriority w:val="9"/>
    <w:semiHidden/>
    <w:rsid w:val="00DA14C3"/>
    <w:rPr>
      <w:rFonts w:ascii="Cambria" w:eastAsia="MS Gothic" w:hAnsi="Cambria" w:cs="Times New Roman"/>
      <w:color w:val="243F60"/>
    </w:rPr>
  </w:style>
  <w:style w:type="character" w:customStyle="1" w:styleId="Heading6Char">
    <w:name w:val="Heading 6 Char"/>
    <w:link w:val="Heading6"/>
    <w:uiPriority w:val="9"/>
    <w:semiHidden/>
    <w:rsid w:val="00DA14C3"/>
    <w:rPr>
      <w:rFonts w:ascii="Cambria" w:eastAsia="MS Gothic" w:hAnsi="Cambria" w:cs="Times New Roman"/>
      <w:i/>
      <w:iCs/>
      <w:color w:val="243F60"/>
    </w:rPr>
  </w:style>
  <w:style w:type="character" w:customStyle="1" w:styleId="Heading7Char">
    <w:name w:val="Heading 7 Char"/>
    <w:link w:val="Heading7"/>
    <w:uiPriority w:val="9"/>
    <w:semiHidden/>
    <w:rsid w:val="00DA14C3"/>
    <w:rPr>
      <w:rFonts w:ascii="Cambria" w:eastAsia="MS Gothic" w:hAnsi="Cambria" w:cs="Times New Roman"/>
      <w:i/>
      <w:iCs/>
      <w:color w:val="404040"/>
    </w:rPr>
  </w:style>
  <w:style w:type="character" w:customStyle="1" w:styleId="Heading8Char">
    <w:name w:val="Heading 8 Char"/>
    <w:link w:val="Heading8"/>
    <w:uiPriority w:val="9"/>
    <w:semiHidden/>
    <w:rsid w:val="00DA14C3"/>
    <w:rPr>
      <w:rFonts w:ascii="Cambria" w:eastAsia="MS Gothic" w:hAnsi="Cambria" w:cs="Times New Roman"/>
      <w:color w:val="404040"/>
      <w:sz w:val="20"/>
      <w:szCs w:val="20"/>
    </w:rPr>
  </w:style>
  <w:style w:type="character" w:customStyle="1" w:styleId="Heading9Char">
    <w:name w:val="Heading 9 Char"/>
    <w:link w:val="Heading9"/>
    <w:uiPriority w:val="9"/>
    <w:semiHidden/>
    <w:rsid w:val="00DA14C3"/>
    <w:rPr>
      <w:rFonts w:ascii="Cambria" w:eastAsia="MS Gothic" w:hAnsi="Cambria" w:cs="Times New Roman"/>
      <w:i/>
      <w:iCs/>
      <w:color w:val="404040"/>
      <w:sz w:val="20"/>
      <w:szCs w:val="20"/>
    </w:rPr>
  </w:style>
  <w:style w:type="paragraph" w:styleId="Title">
    <w:name w:val="Title"/>
    <w:basedOn w:val="Normal"/>
    <w:next w:val="Normal"/>
    <w:link w:val="TitleChar"/>
    <w:uiPriority w:val="10"/>
    <w:rsid w:val="00DA14C3"/>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DA14C3"/>
    <w:rPr>
      <w:rFonts w:ascii="Cambria" w:eastAsia="MS Gothic" w:hAnsi="Cambria" w:cs="Times New Roman"/>
      <w:color w:val="17365D"/>
      <w:spacing w:val="5"/>
      <w:kern w:val="28"/>
      <w:sz w:val="52"/>
      <w:szCs w:val="52"/>
    </w:rPr>
  </w:style>
  <w:style w:type="paragraph" w:styleId="TOC2">
    <w:name w:val="toc 2"/>
    <w:basedOn w:val="Normal"/>
    <w:next w:val="Normal"/>
    <w:autoRedefine/>
    <w:uiPriority w:val="39"/>
    <w:unhideWhenUsed/>
    <w:rsid w:val="008D5815"/>
    <w:pPr>
      <w:ind w:left="220"/>
    </w:pPr>
  </w:style>
  <w:style w:type="character" w:styleId="CommentReference">
    <w:name w:val="annotation reference"/>
    <w:uiPriority w:val="99"/>
    <w:semiHidden/>
    <w:unhideWhenUsed/>
    <w:rsid w:val="003C2698"/>
    <w:rPr>
      <w:sz w:val="16"/>
      <w:szCs w:val="16"/>
    </w:rPr>
  </w:style>
  <w:style w:type="paragraph" w:styleId="CommentText">
    <w:name w:val="annotation text"/>
    <w:basedOn w:val="Normal"/>
    <w:link w:val="CommentTextChar"/>
    <w:uiPriority w:val="99"/>
    <w:semiHidden/>
    <w:unhideWhenUsed/>
    <w:rsid w:val="003C2698"/>
    <w:rPr>
      <w:sz w:val="20"/>
      <w:szCs w:val="20"/>
    </w:rPr>
  </w:style>
  <w:style w:type="character" w:customStyle="1" w:styleId="CommentTextChar">
    <w:name w:val="Comment Text Char"/>
    <w:link w:val="CommentText"/>
    <w:uiPriority w:val="99"/>
    <w:semiHidden/>
    <w:rsid w:val="003C2698"/>
    <w:rPr>
      <w:lang w:eastAsia="en-US"/>
    </w:rPr>
  </w:style>
  <w:style w:type="paragraph" w:styleId="CommentSubject">
    <w:name w:val="annotation subject"/>
    <w:basedOn w:val="CommentText"/>
    <w:next w:val="CommentText"/>
    <w:link w:val="CommentSubjectChar"/>
    <w:uiPriority w:val="99"/>
    <w:semiHidden/>
    <w:unhideWhenUsed/>
    <w:rsid w:val="003C2698"/>
    <w:rPr>
      <w:b/>
      <w:bCs/>
    </w:rPr>
  </w:style>
  <w:style w:type="character" w:customStyle="1" w:styleId="CommentSubjectChar">
    <w:name w:val="Comment Subject Char"/>
    <w:link w:val="CommentSubject"/>
    <w:uiPriority w:val="99"/>
    <w:semiHidden/>
    <w:rsid w:val="003C2698"/>
    <w:rPr>
      <w:b/>
      <w:bCs/>
      <w:lang w:eastAsia="en-US"/>
    </w:rPr>
  </w:style>
  <w:style w:type="character" w:customStyle="1" w:styleId="discreet">
    <w:name w:val="discreet"/>
    <w:rsid w:val="004A200E"/>
  </w:style>
  <w:style w:type="character" w:customStyle="1" w:styleId="apple-converted-space">
    <w:name w:val="apple-converted-space"/>
    <w:rsid w:val="00E65D7E"/>
  </w:style>
  <w:style w:type="paragraph" w:styleId="Caption">
    <w:name w:val="caption"/>
    <w:basedOn w:val="Normal"/>
    <w:next w:val="Normal"/>
    <w:uiPriority w:val="35"/>
    <w:unhideWhenUsed/>
    <w:qFormat/>
    <w:rsid w:val="000D42C6"/>
    <w:rPr>
      <w:b/>
      <w:bCs/>
      <w:sz w:val="20"/>
      <w:szCs w:val="20"/>
    </w:rPr>
  </w:style>
  <w:style w:type="paragraph" w:styleId="NormalWeb">
    <w:name w:val="Normal (Web)"/>
    <w:basedOn w:val="Normal"/>
    <w:uiPriority w:val="99"/>
    <w:semiHidden/>
    <w:unhideWhenUsed/>
    <w:rsid w:val="00063F15"/>
    <w:pPr>
      <w:spacing w:before="100" w:beforeAutospacing="1" w:after="100" w:afterAutospacing="1" w:line="240" w:lineRule="auto"/>
    </w:pPr>
    <w:rPr>
      <w:rFonts w:ascii="Times New Roman" w:eastAsia="Times New Roman" w:hAnsi="Times New Roman"/>
      <w:sz w:val="24"/>
      <w:szCs w:val="24"/>
      <w:lang w:eastAsia="ja-JP"/>
    </w:rPr>
  </w:style>
  <w:style w:type="character" w:styleId="PlaceholderText">
    <w:name w:val="Placeholder Text"/>
    <w:basedOn w:val="DefaultParagraphFont"/>
    <w:uiPriority w:val="99"/>
    <w:semiHidden/>
    <w:rsid w:val="00C46F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979287">
      <w:bodyDiv w:val="1"/>
      <w:marLeft w:val="0"/>
      <w:marRight w:val="0"/>
      <w:marTop w:val="0"/>
      <w:marBottom w:val="0"/>
      <w:divBdr>
        <w:top w:val="none" w:sz="0" w:space="0" w:color="auto"/>
        <w:left w:val="none" w:sz="0" w:space="0" w:color="auto"/>
        <w:bottom w:val="none" w:sz="0" w:space="0" w:color="auto"/>
        <w:right w:val="none" w:sz="0" w:space="0" w:color="auto"/>
      </w:divBdr>
    </w:div>
    <w:div w:id="680006419">
      <w:bodyDiv w:val="1"/>
      <w:marLeft w:val="0"/>
      <w:marRight w:val="0"/>
      <w:marTop w:val="0"/>
      <w:marBottom w:val="0"/>
      <w:divBdr>
        <w:top w:val="none" w:sz="0" w:space="0" w:color="auto"/>
        <w:left w:val="none" w:sz="0" w:space="0" w:color="auto"/>
        <w:bottom w:val="none" w:sz="0" w:space="0" w:color="auto"/>
        <w:right w:val="none" w:sz="0" w:space="0" w:color="auto"/>
      </w:divBdr>
    </w:div>
    <w:div w:id="933519140">
      <w:bodyDiv w:val="1"/>
      <w:marLeft w:val="0"/>
      <w:marRight w:val="0"/>
      <w:marTop w:val="0"/>
      <w:marBottom w:val="0"/>
      <w:divBdr>
        <w:top w:val="none" w:sz="0" w:space="0" w:color="auto"/>
        <w:left w:val="none" w:sz="0" w:space="0" w:color="auto"/>
        <w:bottom w:val="none" w:sz="0" w:space="0" w:color="auto"/>
        <w:right w:val="none" w:sz="0" w:space="0" w:color="auto"/>
      </w:divBdr>
    </w:div>
    <w:div w:id="974021264">
      <w:bodyDiv w:val="1"/>
      <w:marLeft w:val="0"/>
      <w:marRight w:val="0"/>
      <w:marTop w:val="0"/>
      <w:marBottom w:val="0"/>
      <w:divBdr>
        <w:top w:val="none" w:sz="0" w:space="0" w:color="auto"/>
        <w:left w:val="none" w:sz="0" w:space="0" w:color="auto"/>
        <w:bottom w:val="none" w:sz="0" w:space="0" w:color="auto"/>
        <w:right w:val="none" w:sz="0" w:space="0" w:color="auto"/>
      </w:divBdr>
    </w:div>
    <w:div w:id="1009867606">
      <w:bodyDiv w:val="1"/>
      <w:marLeft w:val="0"/>
      <w:marRight w:val="0"/>
      <w:marTop w:val="0"/>
      <w:marBottom w:val="0"/>
      <w:divBdr>
        <w:top w:val="none" w:sz="0" w:space="0" w:color="auto"/>
        <w:left w:val="none" w:sz="0" w:space="0" w:color="auto"/>
        <w:bottom w:val="none" w:sz="0" w:space="0" w:color="auto"/>
        <w:right w:val="none" w:sz="0" w:space="0" w:color="auto"/>
      </w:divBdr>
    </w:div>
    <w:div w:id="1186020296">
      <w:bodyDiv w:val="1"/>
      <w:marLeft w:val="0"/>
      <w:marRight w:val="0"/>
      <w:marTop w:val="0"/>
      <w:marBottom w:val="0"/>
      <w:divBdr>
        <w:top w:val="none" w:sz="0" w:space="0" w:color="auto"/>
        <w:left w:val="none" w:sz="0" w:space="0" w:color="auto"/>
        <w:bottom w:val="none" w:sz="0" w:space="0" w:color="auto"/>
        <w:right w:val="none" w:sz="0" w:space="0" w:color="auto"/>
      </w:divBdr>
    </w:div>
    <w:div w:id="1193764893">
      <w:bodyDiv w:val="1"/>
      <w:marLeft w:val="0"/>
      <w:marRight w:val="0"/>
      <w:marTop w:val="0"/>
      <w:marBottom w:val="0"/>
      <w:divBdr>
        <w:top w:val="none" w:sz="0" w:space="0" w:color="auto"/>
        <w:left w:val="none" w:sz="0" w:space="0" w:color="auto"/>
        <w:bottom w:val="none" w:sz="0" w:space="0" w:color="auto"/>
        <w:right w:val="none" w:sz="0" w:space="0" w:color="auto"/>
      </w:divBdr>
    </w:div>
    <w:div w:id="1212227512">
      <w:bodyDiv w:val="1"/>
      <w:marLeft w:val="0"/>
      <w:marRight w:val="0"/>
      <w:marTop w:val="0"/>
      <w:marBottom w:val="0"/>
      <w:divBdr>
        <w:top w:val="none" w:sz="0" w:space="0" w:color="auto"/>
        <w:left w:val="none" w:sz="0" w:space="0" w:color="auto"/>
        <w:bottom w:val="none" w:sz="0" w:space="0" w:color="auto"/>
        <w:right w:val="none" w:sz="0" w:space="0" w:color="auto"/>
      </w:divBdr>
    </w:div>
    <w:div w:id="1367409995">
      <w:bodyDiv w:val="1"/>
      <w:marLeft w:val="0"/>
      <w:marRight w:val="0"/>
      <w:marTop w:val="0"/>
      <w:marBottom w:val="0"/>
      <w:divBdr>
        <w:top w:val="none" w:sz="0" w:space="0" w:color="auto"/>
        <w:left w:val="none" w:sz="0" w:space="0" w:color="auto"/>
        <w:bottom w:val="none" w:sz="0" w:space="0" w:color="auto"/>
        <w:right w:val="none" w:sz="0" w:space="0" w:color="auto"/>
      </w:divBdr>
    </w:div>
    <w:div w:id="153696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s://idm.euro-fusion.org/?uid=2N6WHA&amp;action=get_document"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s://idm.euro-fusion.org/?uid=2M4P9J"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32684-3684-458B-891F-608A6929B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4447</Words>
  <Characters>25353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Culham Centre for Fusion Energy</Company>
  <LinksUpToDate>false</LinksUpToDate>
  <CharactersWithSpaces>29741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Franke</dc:creator>
  <cp:lastModifiedBy>Hardie, Chris</cp:lastModifiedBy>
  <cp:revision>2</cp:revision>
  <cp:lastPrinted>2014-10-13T14:08:00Z</cp:lastPrinted>
  <dcterms:created xsi:type="dcterms:W3CDTF">2016-12-15T12:19:00Z</dcterms:created>
  <dcterms:modified xsi:type="dcterms:W3CDTF">2016-12-15T12:19:00Z</dcterms:modified>
</cp:coreProperties>
</file>